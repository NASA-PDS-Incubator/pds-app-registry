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0DF9A" w14:textId="77777777" w:rsidR="0080133A" w:rsidRPr="00D04E15" w:rsidRDefault="007A17E8" w:rsidP="0080133A">
      <w:pPr>
        <w:jc w:val="center"/>
        <w:outlineLvl w:val="0"/>
        <w:rPr>
          <w:rFonts w:cs="Arial"/>
          <w:b/>
          <w:sz w:val="36"/>
          <w:szCs w:val="36"/>
        </w:rPr>
      </w:pPr>
      <w:bookmarkStart w:id="0" w:name="_Toc381431320"/>
      <w:bookmarkStart w:id="1" w:name="_Toc381431636"/>
      <w:bookmarkStart w:id="2" w:name="_Toc381431723"/>
      <w:bookmarkStart w:id="3" w:name="_Toc381431876"/>
      <w:bookmarkStart w:id="4" w:name="_Toc381442725"/>
      <w:bookmarkStart w:id="5" w:name="_Toc385230039"/>
      <w:bookmarkStart w:id="6" w:name="_Toc385230168"/>
      <w:bookmarkStart w:id="7" w:name="_Toc385307532"/>
      <w:bookmarkStart w:id="8" w:name="_Toc389445233"/>
      <w:bookmarkStart w:id="9" w:name="_Toc389449752"/>
      <w:bookmarkStart w:id="10" w:name="_GoBack"/>
      <w:bookmarkEnd w:id="10"/>
      <w:r w:rsidRPr="00D04E15">
        <w:rPr>
          <w:rFonts w:cs="Arial"/>
          <w:b/>
          <w:sz w:val="36"/>
          <w:szCs w:val="36"/>
        </w:rPr>
        <w:t>Planetary Data System</w:t>
      </w:r>
    </w:p>
    <w:p w14:paraId="3CBECC12" w14:textId="77777777" w:rsidR="0080133A" w:rsidRDefault="0080133A" w:rsidP="0080133A"/>
    <w:p w14:paraId="7EA7A00F" w14:textId="77777777" w:rsidR="0080133A" w:rsidRDefault="0080133A" w:rsidP="0080133A"/>
    <w:p w14:paraId="7FB45143" w14:textId="77777777" w:rsidR="0080133A" w:rsidRDefault="0080133A" w:rsidP="0080133A"/>
    <w:p w14:paraId="439E743F" w14:textId="77777777" w:rsidR="0080133A" w:rsidRPr="00BE5EED" w:rsidRDefault="007A17E8" w:rsidP="0080133A">
      <w:pPr>
        <w:pStyle w:val="Title"/>
        <w:rPr>
          <w:sz w:val="40"/>
        </w:rPr>
      </w:pPr>
      <w:r w:rsidRPr="00BE5EED">
        <w:rPr>
          <w:sz w:val="40"/>
        </w:rPr>
        <w:t>Search Service</w:t>
      </w:r>
    </w:p>
    <w:p w14:paraId="30DE66EF" w14:textId="77777777" w:rsidR="0080133A" w:rsidRPr="00BE5EED" w:rsidRDefault="007A17E8" w:rsidP="0080133A">
      <w:pPr>
        <w:pStyle w:val="Title"/>
        <w:rPr>
          <w:sz w:val="40"/>
        </w:rPr>
      </w:pPr>
      <w:r w:rsidRPr="00BE5EED">
        <w:rPr>
          <w:sz w:val="40"/>
        </w:rPr>
        <w:t>Software Requirements and Design Document (SRD/SDD)</w:t>
      </w:r>
    </w:p>
    <w:p w14:paraId="5F1FB4B1" w14:textId="77777777" w:rsidR="0080133A" w:rsidRDefault="0080133A" w:rsidP="0080133A">
      <w:pPr>
        <w:rPr>
          <w:rFonts w:cs="Arial"/>
        </w:rPr>
      </w:pPr>
    </w:p>
    <w:p w14:paraId="5E63CA48" w14:textId="77777777" w:rsidR="0080133A" w:rsidRDefault="0080133A" w:rsidP="0080133A"/>
    <w:p w14:paraId="35542025" w14:textId="77777777" w:rsidR="0080133A" w:rsidRDefault="0080133A" w:rsidP="0080133A"/>
    <w:p w14:paraId="77620C2C" w14:textId="77777777" w:rsidR="0080133A" w:rsidRDefault="004C7711" w:rsidP="0080133A">
      <w:pPr>
        <w:jc w:val="center"/>
      </w:pPr>
      <w:del w:id="11" w:author="Sean Hardman" w:date="2013-09-01T13:58:00Z">
        <w:r w:rsidDel="00FA3E6A">
          <w:rPr>
            <w:noProof/>
          </w:rPr>
          <w:drawing>
            <wp:inline distT="0" distB="0" distL="0" distR="0" wp14:anchorId="7A367E90" wp14:editId="17A24DB4">
              <wp:extent cx="2235200" cy="2174240"/>
              <wp:effectExtent l="25400" t="0" r="0" b="0"/>
              <wp:docPr id="1" name="Picture 1" descr="PDS4_logo3_200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S4_logo3_20090415"/>
                      <pic:cNvPicPr>
                        <a:picLocks noChangeAspect="1" noChangeArrowheads="1"/>
                      </pic:cNvPicPr>
                    </pic:nvPicPr>
                    <pic:blipFill>
                      <a:blip r:embed="rId8"/>
                      <a:srcRect/>
                      <a:stretch>
                        <a:fillRect/>
                      </a:stretch>
                    </pic:blipFill>
                    <pic:spPr bwMode="auto">
                      <a:xfrm>
                        <a:off x="0" y="0"/>
                        <a:ext cx="2235200" cy="2174240"/>
                      </a:xfrm>
                      <a:prstGeom prst="rect">
                        <a:avLst/>
                      </a:prstGeom>
                      <a:noFill/>
                      <a:ln w="9525">
                        <a:noFill/>
                        <a:miter lim="800000"/>
                        <a:headEnd/>
                        <a:tailEnd/>
                      </a:ln>
                    </pic:spPr>
                  </pic:pic>
                </a:graphicData>
              </a:graphic>
            </wp:inline>
          </w:drawing>
        </w:r>
      </w:del>
      <w:ins w:id="12" w:author="Sean Hardman" w:date="2013-09-01T13:58:00Z">
        <w:r w:rsidR="00FA3E6A">
          <w:rPr>
            <w:noProof/>
          </w:rPr>
          <w:drawing>
            <wp:inline distT="0" distB="0" distL="0" distR="0" wp14:anchorId="488BC1BD" wp14:editId="34945736">
              <wp:extent cx="3547990" cy="211538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_Planets_std.png"/>
                      <pic:cNvPicPr/>
                    </pic:nvPicPr>
                    <pic:blipFill>
                      <a:blip r:embed="rId9">
                        <a:extLst>
                          <a:ext uri="{28A0092B-C50C-407E-A947-70E740481C1C}">
                            <a14:useLocalDpi xmlns:a14="http://schemas.microsoft.com/office/drawing/2010/main" val="0"/>
                          </a:ext>
                        </a:extLst>
                      </a:blip>
                      <a:stretch>
                        <a:fillRect/>
                      </a:stretch>
                    </pic:blipFill>
                    <pic:spPr>
                      <a:xfrm>
                        <a:off x="0" y="0"/>
                        <a:ext cx="3547990" cy="2115383"/>
                      </a:xfrm>
                      <a:prstGeom prst="rect">
                        <a:avLst/>
                      </a:prstGeom>
                    </pic:spPr>
                  </pic:pic>
                </a:graphicData>
              </a:graphic>
            </wp:inline>
          </w:drawing>
        </w:r>
      </w:ins>
    </w:p>
    <w:p w14:paraId="0779E0EF" w14:textId="77777777" w:rsidR="0080133A" w:rsidRDefault="0080133A" w:rsidP="0080133A"/>
    <w:p w14:paraId="69B6E87E" w14:textId="77777777" w:rsidR="0080133A" w:rsidRDefault="0080133A" w:rsidP="0080133A"/>
    <w:p w14:paraId="29022867" w14:textId="77777777" w:rsidR="0080133A" w:rsidRDefault="007A17E8" w:rsidP="0080133A">
      <w:r>
        <w:t>Sean Kelly</w:t>
      </w:r>
    </w:p>
    <w:p w14:paraId="52D4D035" w14:textId="77777777" w:rsidR="00CB0C33" w:rsidRDefault="00CB0C33" w:rsidP="0080133A">
      <w:r>
        <w:t>Sean Hardman</w:t>
      </w:r>
    </w:p>
    <w:p w14:paraId="49446475" w14:textId="77777777" w:rsidR="0080133A" w:rsidRDefault="0080133A" w:rsidP="0080133A"/>
    <w:p w14:paraId="5FCEC939" w14:textId="77777777" w:rsidR="0080133A" w:rsidRDefault="00CB0C33" w:rsidP="0080133A">
      <w:del w:id="13" w:author="Sean Hardman" w:date="2013-09-01T13:57:00Z">
        <w:r w:rsidDel="00FA3E6A">
          <w:delText>June 12</w:delText>
        </w:r>
        <w:r w:rsidR="00741159" w:rsidDel="00FA3E6A">
          <w:delText>, 2011</w:delText>
        </w:r>
      </w:del>
      <w:ins w:id="14" w:author="Sean Hardman" w:date="2013-09-01T13:57:00Z">
        <w:r w:rsidR="00FA3E6A">
          <w:t>September 1, 2013</w:t>
        </w:r>
      </w:ins>
    </w:p>
    <w:p w14:paraId="1B0A7F0E" w14:textId="77777777" w:rsidR="0080133A" w:rsidRDefault="00317F74" w:rsidP="0080133A">
      <w:r>
        <w:t xml:space="preserve">Version </w:t>
      </w:r>
      <w:ins w:id="15" w:author="Sean Hardman" w:date="2013-09-01T13:57:00Z">
        <w:r w:rsidR="00FA3E6A">
          <w:t>1.0</w:t>
        </w:r>
      </w:ins>
      <w:del w:id="16" w:author="Sean Hardman" w:date="2013-09-01T13:57:00Z">
        <w:r w:rsidDel="00FA3E6A">
          <w:delText>0.</w:delText>
        </w:r>
        <w:r w:rsidR="00CB0C33" w:rsidDel="00FA3E6A">
          <w:delText>4</w:delText>
        </w:r>
      </w:del>
    </w:p>
    <w:p w14:paraId="7CB8EC69" w14:textId="77777777" w:rsidR="0080133A" w:rsidRDefault="0080133A" w:rsidP="0080133A">
      <w:pPr>
        <w:outlineLvl w:val="0"/>
      </w:pPr>
    </w:p>
    <w:p w14:paraId="5D527E6A" w14:textId="77777777" w:rsidR="0080133A" w:rsidRDefault="0080133A" w:rsidP="0080133A">
      <w:pPr>
        <w:outlineLvl w:val="0"/>
      </w:pPr>
    </w:p>
    <w:p w14:paraId="40C89587" w14:textId="77777777" w:rsidR="0080133A" w:rsidRDefault="0080133A" w:rsidP="0080133A">
      <w:pPr>
        <w:outlineLvl w:val="0"/>
      </w:pPr>
    </w:p>
    <w:p w14:paraId="6A1D40E5" w14:textId="77777777" w:rsidR="0080133A" w:rsidRDefault="0080133A" w:rsidP="0080133A">
      <w:pPr>
        <w:outlineLvl w:val="0"/>
      </w:pPr>
    </w:p>
    <w:p w14:paraId="7F4F7DC2" w14:textId="77777777" w:rsidR="0080133A" w:rsidRDefault="0080133A" w:rsidP="0080133A">
      <w:pPr>
        <w:outlineLvl w:val="0"/>
      </w:pPr>
    </w:p>
    <w:p w14:paraId="27988340" w14:textId="77777777" w:rsidR="0080133A" w:rsidRDefault="0080133A" w:rsidP="0080133A">
      <w:pPr>
        <w:outlineLvl w:val="0"/>
      </w:pPr>
    </w:p>
    <w:p w14:paraId="20EFE6D3" w14:textId="77777777" w:rsidR="0080133A" w:rsidRDefault="0080133A" w:rsidP="0080133A">
      <w:pPr>
        <w:outlineLvl w:val="0"/>
      </w:pPr>
    </w:p>
    <w:p w14:paraId="2E76E573" w14:textId="77777777" w:rsidR="0080133A" w:rsidRDefault="004C7711">
      <w:pPr>
        <w:suppressAutoHyphens/>
        <w:rPr>
          <w:b/>
        </w:rPr>
      </w:pPr>
      <w:r>
        <w:rPr>
          <w:b/>
          <w:noProof/>
        </w:rPr>
        <w:drawing>
          <wp:anchor distT="0" distB="0" distL="114300" distR="114300" simplePos="0" relativeHeight="251657728" behindDoc="0" locked="0" layoutInCell="1" allowOverlap="1" wp14:anchorId="39E28D82" wp14:editId="435B745E">
            <wp:simplePos x="0" y="0"/>
            <wp:positionH relativeFrom="column">
              <wp:posOffset>-62865</wp:posOffset>
            </wp:positionH>
            <wp:positionV relativeFrom="paragraph">
              <wp:posOffset>64770</wp:posOffset>
            </wp:positionV>
            <wp:extent cx="1071880" cy="410210"/>
            <wp:effectExtent l="2540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071880" cy="410210"/>
                    </a:xfrm>
                    <a:prstGeom prst="rect">
                      <a:avLst/>
                    </a:prstGeom>
                    <a:noFill/>
                  </pic:spPr>
                </pic:pic>
              </a:graphicData>
            </a:graphic>
          </wp:anchor>
        </w:drawing>
      </w:r>
    </w:p>
    <w:p w14:paraId="224D3A7B" w14:textId="77777777" w:rsidR="0080133A" w:rsidRDefault="0080133A">
      <w:pPr>
        <w:suppressAutoHyphens/>
        <w:rPr>
          <w:b/>
        </w:rPr>
      </w:pPr>
    </w:p>
    <w:p w14:paraId="07C94206" w14:textId="77777777" w:rsidR="0080133A" w:rsidRDefault="0080133A">
      <w:pPr>
        <w:ind w:right="640"/>
      </w:pPr>
    </w:p>
    <w:p w14:paraId="4EF6A2A4" w14:textId="77777777" w:rsidR="0080133A" w:rsidRDefault="007A17E8">
      <w:pPr>
        <w:keepNext/>
        <w:ind w:right="640"/>
        <w:rPr>
          <w:sz w:val="20"/>
        </w:rPr>
      </w:pPr>
      <w:r>
        <w:rPr>
          <w:sz w:val="20"/>
        </w:rPr>
        <w:t>Jet Propulsion Laboratory</w:t>
      </w:r>
    </w:p>
    <w:p w14:paraId="66CA4BD6" w14:textId="77777777" w:rsidR="0080133A" w:rsidRDefault="007A17E8">
      <w:pPr>
        <w:keepNext/>
        <w:ind w:right="640"/>
      </w:pPr>
      <w:r>
        <w:rPr>
          <w:sz w:val="20"/>
        </w:rPr>
        <w:t>Pasadena, California</w:t>
      </w:r>
    </w:p>
    <w:p w14:paraId="79CC3DE9" w14:textId="77777777" w:rsidR="0080133A" w:rsidRDefault="007A17E8">
      <w:pPr>
        <w:tabs>
          <w:tab w:val="left" w:pos="-720"/>
        </w:tabs>
        <w:suppressAutoHyphens/>
        <w:jc w:val="center"/>
        <w:rPr>
          <w:b/>
          <w:sz w:val="28"/>
        </w:rPr>
      </w:pPr>
      <w:r>
        <w:br w:type="page"/>
      </w:r>
      <w:r>
        <w:rPr>
          <w:b/>
          <w:sz w:val="32"/>
        </w:rPr>
        <w:lastRenderedPageBreak/>
        <w:t>CHANGE</w:t>
      </w:r>
      <w:r>
        <w:rPr>
          <w:b/>
          <w:sz w:val="28"/>
        </w:rPr>
        <w:t xml:space="preserve"> </w:t>
      </w:r>
      <w:r>
        <w:rPr>
          <w:b/>
          <w:sz w:val="32"/>
        </w:rPr>
        <w:t>LOG</w:t>
      </w:r>
    </w:p>
    <w:p w14:paraId="2B700670" w14:textId="77777777" w:rsidR="0080133A" w:rsidRDefault="0080133A">
      <w:pPr>
        <w:tabs>
          <w:tab w:val="left" w:pos="-720"/>
        </w:tabs>
        <w:suppressAutoHyphen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620"/>
        <w:gridCol w:w="3960"/>
        <w:gridCol w:w="1728"/>
        <w:tblGridChange w:id="17">
          <w:tblGrid>
            <w:gridCol w:w="1548"/>
            <w:gridCol w:w="1620"/>
            <w:gridCol w:w="3960"/>
            <w:gridCol w:w="1728"/>
          </w:tblGrid>
        </w:tblGridChange>
      </w:tblGrid>
      <w:tr w:rsidR="0080133A" w14:paraId="59AEE8A5" w14:textId="77777777">
        <w:tc>
          <w:tcPr>
            <w:tcW w:w="1548" w:type="dxa"/>
            <w:tcBorders>
              <w:top w:val="single" w:sz="18" w:space="0" w:color="auto"/>
              <w:left w:val="single" w:sz="18" w:space="0" w:color="auto"/>
              <w:bottom w:val="double" w:sz="4" w:space="0" w:color="auto"/>
            </w:tcBorders>
            <w:shd w:val="pct35" w:color="auto" w:fill="FFFFFF"/>
          </w:tcPr>
          <w:p w14:paraId="03B3B4A8" w14:textId="77777777" w:rsidR="0080133A" w:rsidRDefault="007A17E8" w:rsidP="0080133A">
            <w:pPr>
              <w:rPr>
                <w:b/>
              </w:rPr>
            </w:pPr>
            <w:r>
              <w:rPr>
                <w:b/>
              </w:rPr>
              <w:t>Revision</w:t>
            </w:r>
          </w:p>
        </w:tc>
        <w:tc>
          <w:tcPr>
            <w:tcW w:w="1620" w:type="dxa"/>
            <w:tcBorders>
              <w:top w:val="single" w:sz="18" w:space="0" w:color="auto"/>
              <w:bottom w:val="double" w:sz="4" w:space="0" w:color="auto"/>
            </w:tcBorders>
            <w:shd w:val="pct35" w:color="auto" w:fill="FFFFFF"/>
          </w:tcPr>
          <w:p w14:paraId="20264CD4" w14:textId="77777777" w:rsidR="0080133A" w:rsidRDefault="007A17E8" w:rsidP="0080133A">
            <w:pPr>
              <w:rPr>
                <w:b/>
              </w:rPr>
            </w:pPr>
            <w:r>
              <w:rPr>
                <w:b/>
              </w:rPr>
              <w:t>Date</w:t>
            </w:r>
          </w:p>
        </w:tc>
        <w:tc>
          <w:tcPr>
            <w:tcW w:w="3960" w:type="dxa"/>
            <w:tcBorders>
              <w:top w:val="single" w:sz="18" w:space="0" w:color="auto"/>
              <w:bottom w:val="double" w:sz="4" w:space="0" w:color="auto"/>
            </w:tcBorders>
            <w:shd w:val="pct35" w:color="auto" w:fill="FFFFFF"/>
          </w:tcPr>
          <w:p w14:paraId="785E128A" w14:textId="77777777" w:rsidR="0080133A" w:rsidRDefault="007A17E8" w:rsidP="0080133A">
            <w:pPr>
              <w:rPr>
                <w:b/>
              </w:rPr>
            </w:pPr>
            <w:r>
              <w:rPr>
                <w:b/>
              </w:rPr>
              <w:t>Description</w:t>
            </w:r>
          </w:p>
        </w:tc>
        <w:tc>
          <w:tcPr>
            <w:tcW w:w="1728" w:type="dxa"/>
            <w:tcBorders>
              <w:top w:val="single" w:sz="18" w:space="0" w:color="auto"/>
              <w:bottom w:val="double" w:sz="4" w:space="0" w:color="auto"/>
              <w:right w:val="single" w:sz="18" w:space="0" w:color="auto"/>
            </w:tcBorders>
            <w:shd w:val="pct35" w:color="auto" w:fill="FFFFFF"/>
          </w:tcPr>
          <w:p w14:paraId="4BFA3ACF" w14:textId="77777777" w:rsidR="0080133A" w:rsidRDefault="007A17E8" w:rsidP="0080133A">
            <w:pPr>
              <w:rPr>
                <w:b/>
              </w:rPr>
            </w:pPr>
            <w:r>
              <w:rPr>
                <w:b/>
              </w:rPr>
              <w:t>Author</w:t>
            </w:r>
          </w:p>
        </w:tc>
      </w:tr>
      <w:tr w:rsidR="0080133A" w14:paraId="0F632DD2" w14:textId="77777777">
        <w:tc>
          <w:tcPr>
            <w:tcW w:w="1548" w:type="dxa"/>
            <w:tcBorders>
              <w:top w:val="nil"/>
              <w:left w:val="single" w:sz="18" w:space="0" w:color="auto"/>
              <w:bottom w:val="nil"/>
            </w:tcBorders>
          </w:tcPr>
          <w:p w14:paraId="261FECCB" w14:textId="77777777" w:rsidR="0080133A" w:rsidRDefault="007A17E8" w:rsidP="0080133A">
            <w:pPr>
              <w:rPr>
                <w:sz w:val="22"/>
              </w:rPr>
            </w:pPr>
            <w:r>
              <w:rPr>
                <w:sz w:val="22"/>
              </w:rPr>
              <w:t>0.1</w:t>
            </w:r>
          </w:p>
        </w:tc>
        <w:tc>
          <w:tcPr>
            <w:tcW w:w="1620" w:type="dxa"/>
            <w:tcBorders>
              <w:top w:val="nil"/>
              <w:bottom w:val="nil"/>
            </w:tcBorders>
          </w:tcPr>
          <w:p w14:paraId="31CBDBF9" w14:textId="77777777" w:rsidR="0080133A" w:rsidRDefault="007A17E8" w:rsidP="0080133A">
            <w:pPr>
              <w:rPr>
                <w:sz w:val="22"/>
              </w:rPr>
            </w:pPr>
            <w:r>
              <w:rPr>
                <w:sz w:val="22"/>
              </w:rPr>
              <w:t>2010-03-17</w:t>
            </w:r>
          </w:p>
        </w:tc>
        <w:tc>
          <w:tcPr>
            <w:tcW w:w="3960" w:type="dxa"/>
            <w:tcBorders>
              <w:top w:val="nil"/>
              <w:bottom w:val="nil"/>
            </w:tcBorders>
          </w:tcPr>
          <w:p w14:paraId="74C2AA15" w14:textId="77777777" w:rsidR="0080133A" w:rsidRDefault="007A17E8" w:rsidP="0080133A">
            <w:pPr>
              <w:rPr>
                <w:sz w:val="22"/>
              </w:rPr>
            </w:pPr>
            <w:r>
              <w:rPr>
                <w:sz w:val="22"/>
              </w:rPr>
              <w:t>Initial draft.</w:t>
            </w:r>
          </w:p>
        </w:tc>
        <w:tc>
          <w:tcPr>
            <w:tcW w:w="1728" w:type="dxa"/>
            <w:tcBorders>
              <w:top w:val="nil"/>
              <w:bottom w:val="nil"/>
              <w:right w:val="single" w:sz="18" w:space="0" w:color="auto"/>
            </w:tcBorders>
          </w:tcPr>
          <w:p w14:paraId="6B03E488" w14:textId="77777777" w:rsidR="0080133A" w:rsidRDefault="007A17E8" w:rsidP="0080133A">
            <w:pPr>
              <w:rPr>
                <w:sz w:val="22"/>
              </w:rPr>
            </w:pPr>
            <w:r>
              <w:rPr>
                <w:sz w:val="22"/>
              </w:rPr>
              <w:t>S. Kelly</w:t>
            </w:r>
          </w:p>
        </w:tc>
      </w:tr>
      <w:tr w:rsidR="00317F74" w14:paraId="7D3DA34E" w14:textId="77777777">
        <w:tc>
          <w:tcPr>
            <w:tcW w:w="1548" w:type="dxa"/>
            <w:tcBorders>
              <w:top w:val="nil"/>
              <w:left w:val="single" w:sz="18" w:space="0" w:color="auto"/>
              <w:bottom w:val="nil"/>
            </w:tcBorders>
          </w:tcPr>
          <w:p w14:paraId="6AE180DE" w14:textId="77777777" w:rsidR="00317F74" w:rsidRDefault="00317F74" w:rsidP="0080133A">
            <w:pPr>
              <w:rPr>
                <w:sz w:val="22"/>
              </w:rPr>
            </w:pPr>
            <w:r>
              <w:rPr>
                <w:sz w:val="22"/>
              </w:rPr>
              <w:t>0.2</w:t>
            </w:r>
          </w:p>
        </w:tc>
        <w:tc>
          <w:tcPr>
            <w:tcW w:w="1620" w:type="dxa"/>
            <w:tcBorders>
              <w:top w:val="nil"/>
              <w:bottom w:val="nil"/>
            </w:tcBorders>
          </w:tcPr>
          <w:p w14:paraId="6819AB99" w14:textId="77777777" w:rsidR="00317F74" w:rsidRDefault="00317F74" w:rsidP="0080133A">
            <w:pPr>
              <w:rPr>
                <w:sz w:val="22"/>
              </w:rPr>
            </w:pPr>
            <w:r>
              <w:rPr>
                <w:sz w:val="22"/>
              </w:rPr>
              <w:t>2010-07-12</w:t>
            </w:r>
          </w:p>
        </w:tc>
        <w:tc>
          <w:tcPr>
            <w:tcW w:w="3960" w:type="dxa"/>
            <w:tcBorders>
              <w:top w:val="nil"/>
              <w:bottom w:val="nil"/>
            </w:tcBorders>
          </w:tcPr>
          <w:p w14:paraId="3BD8FC9A" w14:textId="77777777" w:rsidR="00317F74" w:rsidRDefault="00117D2E" w:rsidP="0080133A">
            <w:pPr>
              <w:rPr>
                <w:sz w:val="22"/>
              </w:rPr>
            </w:pPr>
            <w:r>
              <w:rPr>
                <w:sz w:val="22"/>
              </w:rPr>
              <w:t>Added content to the Analysis and Implementation sections.</w:t>
            </w:r>
          </w:p>
        </w:tc>
        <w:tc>
          <w:tcPr>
            <w:tcW w:w="1728" w:type="dxa"/>
            <w:tcBorders>
              <w:top w:val="nil"/>
              <w:bottom w:val="nil"/>
              <w:right w:val="single" w:sz="18" w:space="0" w:color="auto"/>
            </w:tcBorders>
          </w:tcPr>
          <w:p w14:paraId="0E5F68A1" w14:textId="77777777" w:rsidR="00317F74" w:rsidRDefault="00317F74" w:rsidP="0080133A">
            <w:pPr>
              <w:rPr>
                <w:sz w:val="22"/>
              </w:rPr>
            </w:pPr>
            <w:r>
              <w:rPr>
                <w:sz w:val="22"/>
              </w:rPr>
              <w:t>S. Kelly</w:t>
            </w:r>
          </w:p>
        </w:tc>
      </w:tr>
      <w:tr w:rsidR="00741159" w14:paraId="6ED48280" w14:textId="77777777" w:rsidTr="00FA3E6A">
        <w:tc>
          <w:tcPr>
            <w:tcW w:w="1548" w:type="dxa"/>
            <w:tcBorders>
              <w:top w:val="nil"/>
              <w:left w:val="single" w:sz="18" w:space="0" w:color="auto"/>
              <w:bottom w:val="nil"/>
            </w:tcBorders>
          </w:tcPr>
          <w:p w14:paraId="40AED7BB" w14:textId="77777777" w:rsidR="00741159" w:rsidRDefault="00741159" w:rsidP="0080133A">
            <w:pPr>
              <w:rPr>
                <w:sz w:val="22"/>
              </w:rPr>
            </w:pPr>
            <w:r>
              <w:rPr>
                <w:sz w:val="22"/>
              </w:rPr>
              <w:t>0.3</w:t>
            </w:r>
          </w:p>
        </w:tc>
        <w:tc>
          <w:tcPr>
            <w:tcW w:w="1620" w:type="dxa"/>
            <w:tcBorders>
              <w:top w:val="nil"/>
              <w:bottom w:val="nil"/>
            </w:tcBorders>
          </w:tcPr>
          <w:p w14:paraId="0E96E619" w14:textId="77777777" w:rsidR="00741159" w:rsidRDefault="00741159" w:rsidP="0080133A">
            <w:pPr>
              <w:rPr>
                <w:sz w:val="22"/>
              </w:rPr>
            </w:pPr>
            <w:r>
              <w:rPr>
                <w:sz w:val="22"/>
              </w:rPr>
              <w:t>2011-01-</w:t>
            </w:r>
            <w:r w:rsidR="00612573">
              <w:rPr>
                <w:sz w:val="22"/>
              </w:rPr>
              <w:t>20</w:t>
            </w:r>
          </w:p>
        </w:tc>
        <w:tc>
          <w:tcPr>
            <w:tcW w:w="3960" w:type="dxa"/>
            <w:tcBorders>
              <w:top w:val="nil"/>
              <w:bottom w:val="nil"/>
            </w:tcBorders>
          </w:tcPr>
          <w:p w14:paraId="4E05F34C" w14:textId="77777777" w:rsidR="00741159" w:rsidRDefault="00620117" w:rsidP="0080133A">
            <w:pPr>
              <w:rPr>
                <w:sz w:val="22"/>
              </w:rPr>
            </w:pPr>
            <w:r>
              <w:rPr>
                <w:sz w:val="22"/>
              </w:rPr>
              <w:t xml:space="preserve">Added PDS examples for the different query types. Reworked the Catalog Metadata use case and associated requirements from a push to a pull scenario. </w:t>
            </w:r>
            <w:r w:rsidR="004F4EA3">
              <w:rPr>
                <w:sz w:val="22"/>
              </w:rPr>
              <w:t xml:space="preserve">Added a requirement for metrics capture. </w:t>
            </w:r>
            <w:r>
              <w:rPr>
                <w:sz w:val="22"/>
              </w:rPr>
              <w:t>Added a couple of high-level architecture diagrams.</w:t>
            </w:r>
            <w:r w:rsidR="00612573">
              <w:rPr>
                <w:sz w:val="22"/>
              </w:rPr>
              <w:t xml:space="preserve"> Added data model entity descriptions.</w:t>
            </w:r>
          </w:p>
        </w:tc>
        <w:tc>
          <w:tcPr>
            <w:tcW w:w="1728" w:type="dxa"/>
            <w:tcBorders>
              <w:top w:val="nil"/>
              <w:bottom w:val="nil"/>
              <w:right w:val="single" w:sz="18" w:space="0" w:color="auto"/>
            </w:tcBorders>
          </w:tcPr>
          <w:p w14:paraId="55537683" w14:textId="77777777" w:rsidR="00741159" w:rsidRDefault="00741159" w:rsidP="0080133A">
            <w:pPr>
              <w:rPr>
                <w:sz w:val="22"/>
              </w:rPr>
            </w:pPr>
            <w:r>
              <w:rPr>
                <w:sz w:val="22"/>
              </w:rPr>
              <w:t xml:space="preserve">S. Hardman, </w:t>
            </w:r>
          </w:p>
          <w:p w14:paraId="7DF65980" w14:textId="77777777" w:rsidR="00741159" w:rsidRDefault="00741159" w:rsidP="0080133A">
            <w:pPr>
              <w:rPr>
                <w:sz w:val="22"/>
              </w:rPr>
            </w:pPr>
            <w:r>
              <w:rPr>
                <w:sz w:val="22"/>
              </w:rPr>
              <w:t>S. Kelly</w:t>
            </w:r>
          </w:p>
        </w:tc>
      </w:tr>
      <w:tr w:rsidR="00CB0C33" w14:paraId="44B30BB7" w14:textId="77777777" w:rsidTr="00FA3E6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8" w:author="Sean Hardman" w:date="2013-09-01T13:5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c>
          <w:tcPr>
            <w:tcW w:w="1548" w:type="dxa"/>
            <w:tcBorders>
              <w:top w:val="nil"/>
              <w:left w:val="single" w:sz="18" w:space="0" w:color="auto"/>
              <w:bottom w:val="nil"/>
            </w:tcBorders>
            <w:tcPrChange w:id="19" w:author="Sean Hardman" w:date="2013-09-01T13:57:00Z">
              <w:tcPr>
                <w:tcW w:w="1548" w:type="dxa"/>
                <w:tcBorders>
                  <w:top w:val="nil"/>
                  <w:left w:val="single" w:sz="18" w:space="0" w:color="auto"/>
                </w:tcBorders>
              </w:tcPr>
            </w:tcPrChange>
          </w:tcPr>
          <w:p w14:paraId="699F6434" w14:textId="77777777" w:rsidR="00CB0C33" w:rsidRDefault="00CB0C33" w:rsidP="0080133A">
            <w:pPr>
              <w:rPr>
                <w:sz w:val="22"/>
              </w:rPr>
            </w:pPr>
            <w:r>
              <w:rPr>
                <w:sz w:val="22"/>
              </w:rPr>
              <w:t>0.4</w:t>
            </w:r>
          </w:p>
        </w:tc>
        <w:tc>
          <w:tcPr>
            <w:tcW w:w="1620" w:type="dxa"/>
            <w:tcBorders>
              <w:top w:val="nil"/>
              <w:bottom w:val="nil"/>
            </w:tcBorders>
            <w:tcPrChange w:id="20" w:author="Sean Hardman" w:date="2013-09-01T13:57:00Z">
              <w:tcPr>
                <w:tcW w:w="1620" w:type="dxa"/>
                <w:tcBorders>
                  <w:top w:val="nil"/>
                </w:tcBorders>
              </w:tcPr>
            </w:tcPrChange>
          </w:tcPr>
          <w:p w14:paraId="22D41AE6" w14:textId="77777777" w:rsidR="00CB0C33" w:rsidRDefault="00CB0C33" w:rsidP="0080133A">
            <w:pPr>
              <w:rPr>
                <w:sz w:val="22"/>
              </w:rPr>
            </w:pPr>
            <w:r>
              <w:rPr>
                <w:sz w:val="22"/>
              </w:rPr>
              <w:t>2011-06-12</w:t>
            </w:r>
          </w:p>
        </w:tc>
        <w:tc>
          <w:tcPr>
            <w:tcW w:w="3960" w:type="dxa"/>
            <w:tcBorders>
              <w:top w:val="nil"/>
              <w:bottom w:val="nil"/>
            </w:tcBorders>
            <w:tcPrChange w:id="21" w:author="Sean Hardman" w:date="2013-09-01T13:57:00Z">
              <w:tcPr>
                <w:tcW w:w="3960" w:type="dxa"/>
                <w:tcBorders>
                  <w:top w:val="nil"/>
                </w:tcBorders>
              </w:tcPr>
            </w:tcPrChange>
          </w:tcPr>
          <w:p w14:paraId="3E18B4A2" w14:textId="77777777" w:rsidR="00CB0C33" w:rsidRDefault="00CB0C33" w:rsidP="0080133A">
            <w:pPr>
              <w:rPr>
                <w:sz w:val="22"/>
              </w:rPr>
            </w:pPr>
            <w:r>
              <w:rPr>
                <w:sz w:val="22"/>
              </w:rPr>
              <w:t>Updated controlling document references,</w:t>
            </w:r>
            <w:r w:rsidR="0040307A">
              <w:rPr>
                <w:sz w:val="22"/>
              </w:rPr>
              <w:t xml:space="preserve"> modified use cases and requirements based on SDWG comments</w:t>
            </w:r>
            <w:r w:rsidR="005A31A3">
              <w:rPr>
                <w:sz w:val="22"/>
              </w:rPr>
              <w:t xml:space="preserve"> and updated the architecture section to reflect the current design.</w:t>
            </w:r>
          </w:p>
        </w:tc>
        <w:tc>
          <w:tcPr>
            <w:tcW w:w="1728" w:type="dxa"/>
            <w:tcBorders>
              <w:top w:val="nil"/>
              <w:bottom w:val="nil"/>
              <w:right w:val="single" w:sz="18" w:space="0" w:color="auto"/>
            </w:tcBorders>
            <w:tcPrChange w:id="22" w:author="Sean Hardman" w:date="2013-09-01T13:57:00Z">
              <w:tcPr>
                <w:tcW w:w="1728" w:type="dxa"/>
                <w:tcBorders>
                  <w:top w:val="nil"/>
                  <w:right w:val="single" w:sz="18" w:space="0" w:color="auto"/>
                </w:tcBorders>
              </w:tcPr>
            </w:tcPrChange>
          </w:tcPr>
          <w:p w14:paraId="54D684D7" w14:textId="77777777" w:rsidR="00CB0C33" w:rsidRDefault="00CB0C33" w:rsidP="0080133A">
            <w:pPr>
              <w:rPr>
                <w:sz w:val="22"/>
              </w:rPr>
            </w:pPr>
            <w:r>
              <w:rPr>
                <w:sz w:val="22"/>
              </w:rPr>
              <w:t>S. Hardman</w:t>
            </w:r>
          </w:p>
        </w:tc>
      </w:tr>
      <w:tr w:rsidR="00FA3E6A" w14:paraId="32B44DD7" w14:textId="77777777">
        <w:trPr>
          <w:ins w:id="23" w:author="Sean Hardman" w:date="2013-09-01T13:57:00Z"/>
        </w:trPr>
        <w:tc>
          <w:tcPr>
            <w:tcW w:w="1548" w:type="dxa"/>
            <w:tcBorders>
              <w:top w:val="nil"/>
              <w:left w:val="single" w:sz="18" w:space="0" w:color="auto"/>
            </w:tcBorders>
          </w:tcPr>
          <w:p w14:paraId="23D53CA1" w14:textId="77777777" w:rsidR="00FA3E6A" w:rsidRDefault="00FA3E6A" w:rsidP="0080133A">
            <w:pPr>
              <w:rPr>
                <w:ins w:id="24" w:author="Sean Hardman" w:date="2013-09-01T13:57:00Z"/>
                <w:sz w:val="22"/>
              </w:rPr>
            </w:pPr>
            <w:ins w:id="25" w:author="Sean Hardman" w:date="2013-09-01T13:57:00Z">
              <w:r>
                <w:rPr>
                  <w:sz w:val="22"/>
                </w:rPr>
                <w:t>1.0</w:t>
              </w:r>
            </w:ins>
          </w:p>
        </w:tc>
        <w:tc>
          <w:tcPr>
            <w:tcW w:w="1620" w:type="dxa"/>
            <w:tcBorders>
              <w:top w:val="nil"/>
            </w:tcBorders>
          </w:tcPr>
          <w:p w14:paraId="4683BB76" w14:textId="77777777" w:rsidR="00FA3E6A" w:rsidRDefault="00FA3E6A" w:rsidP="0080133A">
            <w:pPr>
              <w:rPr>
                <w:ins w:id="26" w:author="Sean Hardman" w:date="2013-09-01T13:57:00Z"/>
                <w:sz w:val="22"/>
              </w:rPr>
            </w:pPr>
            <w:ins w:id="27" w:author="Sean Hardman" w:date="2013-09-01T13:58:00Z">
              <w:r>
                <w:rPr>
                  <w:sz w:val="22"/>
                </w:rPr>
                <w:t>2013-09-01</w:t>
              </w:r>
            </w:ins>
          </w:p>
        </w:tc>
        <w:tc>
          <w:tcPr>
            <w:tcW w:w="3960" w:type="dxa"/>
            <w:tcBorders>
              <w:top w:val="nil"/>
            </w:tcBorders>
          </w:tcPr>
          <w:p w14:paraId="46BB88F1" w14:textId="77777777" w:rsidR="00FA3E6A" w:rsidRDefault="00FA3E6A" w:rsidP="0080133A">
            <w:pPr>
              <w:rPr>
                <w:ins w:id="28" w:author="Sean Hardman" w:date="2013-09-01T13:57:00Z"/>
                <w:sz w:val="22"/>
              </w:rPr>
            </w:pPr>
            <w:ins w:id="29" w:author="Sean Hardman" w:date="2013-09-01T13:58:00Z">
              <w:r>
                <w:rPr>
                  <w:sz w:val="22"/>
                </w:rPr>
                <w:t>Changed PDS 2010 references to PDS4.</w:t>
              </w:r>
            </w:ins>
          </w:p>
        </w:tc>
        <w:tc>
          <w:tcPr>
            <w:tcW w:w="1728" w:type="dxa"/>
            <w:tcBorders>
              <w:top w:val="nil"/>
              <w:right w:val="single" w:sz="18" w:space="0" w:color="auto"/>
            </w:tcBorders>
          </w:tcPr>
          <w:p w14:paraId="23814EAF" w14:textId="77777777" w:rsidR="00FA3E6A" w:rsidRDefault="00FA3E6A" w:rsidP="0080133A">
            <w:pPr>
              <w:rPr>
                <w:ins w:id="30" w:author="Sean Hardman" w:date="2013-09-01T13:57:00Z"/>
                <w:sz w:val="22"/>
              </w:rPr>
            </w:pPr>
            <w:ins w:id="31" w:author="Sean Hardman" w:date="2013-09-01T13:58:00Z">
              <w:r>
                <w:rPr>
                  <w:sz w:val="22"/>
                </w:rPr>
                <w:t>S. Hardman</w:t>
              </w:r>
            </w:ins>
          </w:p>
        </w:tc>
      </w:tr>
    </w:tbl>
    <w:p w14:paraId="4A1B08C5" w14:textId="77777777" w:rsidR="00117D2E" w:rsidRDefault="00117D2E">
      <w:pPr>
        <w:tabs>
          <w:tab w:val="left" w:pos="-720"/>
        </w:tabs>
        <w:suppressAutoHyphens/>
        <w:rPr>
          <w:b/>
        </w:rPr>
      </w:pPr>
    </w:p>
    <w:p w14:paraId="0A2C5B57" w14:textId="77777777" w:rsidR="0080133A" w:rsidRDefault="0080133A">
      <w:pPr>
        <w:tabs>
          <w:tab w:val="left" w:pos="-720"/>
        </w:tabs>
        <w:suppressAutoHyphens/>
        <w:rPr>
          <w:b/>
        </w:rPr>
      </w:pPr>
    </w:p>
    <w:p w14:paraId="62B8D00D" w14:textId="77777777" w:rsidR="0080133A" w:rsidRDefault="007A17E8">
      <w:pPr>
        <w:jc w:val="center"/>
        <w:rPr>
          <w:b/>
          <w:sz w:val="32"/>
        </w:rPr>
      </w:pPr>
      <w:r>
        <w:br w:type="page"/>
      </w:r>
      <w:r>
        <w:rPr>
          <w:b/>
          <w:sz w:val="32"/>
        </w:rPr>
        <w:lastRenderedPageBreak/>
        <w:t>TABLE OF CONTENTS</w:t>
      </w:r>
    </w:p>
    <w:p w14:paraId="67126C72" w14:textId="77777777" w:rsidR="0080133A" w:rsidRDefault="0080133A">
      <w:pPr>
        <w:jc w:val="center"/>
        <w:rPr>
          <w:b/>
        </w:rPr>
      </w:pPr>
    </w:p>
    <w:p w14:paraId="48D73691" w14:textId="6D5D24CB" w:rsidR="005A31A3" w:rsidDel="001D74D1" w:rsidRDefault="005A31A3">
      <w:pPr>
        <w:pStyle w:val="TOC1"/>
        <w:tabs>
          <w:tab w:val="left" w:pos="574"/>
        </w:tabs>
        <w:ind w:left="0" w:firstLine="0"/>
        <w:rPr>
          <w:del w:id="32" w:author="Sean Hardman" w:date="2013-09-01T14:17:00Z"/>
          <w:rFonts w:asciiTheme="minorHAnsi" w:eastAsiaTheme="minorEastAsia" w:hAnsiTheme="minorHAnsi" w:cstheme="minorBidi"/>
          <w:b w:val="0"/>
          <w:caps w:val="0"/>
          <w:szCs w:val="24"/>
        </w:rPr>
        <w:pPrChange w:id="33" w:author="Sean Hardman" w:date="2013-09-01T14:17:00Z">
          <w:pPr>
            <w:pStyle w:val="TOC1"/>
            <w:tabs>
              <w:tab w:val="left" w:pos="574"/>
            </w:tabs>
          </w:pPr>
        </w:pPrChange>
      </w:pPr>
      <w:del w:id="34" w:author="Sean Hardman" w:date="2013-09-01T14:17:00Z">
        <w:r w:rsidDel="001D74D1">
          <w:fldChar w:fldCharType="begin"/>
        </w:r>
        <w:r w:rsidDel="001D74D1">
          <w:delInstrText xml:space="preserve"> TOC \o "2-3" \t "Heading 1,1,Heading 6,1" </w:delInstrText>
        </w:r>
        <w:r w:rsidDel="001D74D1">
          <w:fldChar w:fldCharType="separate"/>
        </w:r>
        <w:r w:rsidDel="001D74D1">
          <w:delText>1.0</w:delText>
        </w:r>
        <w:r w:rsidDel="001D74D1">
          <w:rPr>
            <w:rFonts w:asciiTheme="minorHAnsi" w:eastAsiaTheme="minorEastAsia" w:hAnsiTheme="minorHAnsi" w:cstheme="minorBidi"/>
            <w:b w:val="0"/>
            <w:caps w:val="0"/>
            <w:szCs w:val="24"/>
          </w:rPr>
          <w:tab/>
        </w:r>
        <w:r w:rsidDel="001D74D1">
          <w:delText>INTRODUCTION</w:delText>
        </w:r>
        <w:r w:rsidDel="001D74D1">
          <w:tab/>
        </w:r>
        <w:r w:rsidDel="001D74D1">
          <w:rPr>
            <w:b w:val="0"/>
            <w:caps w:val="0"/>
          </w:rPr>
          <w:fldChar w:fldCharType="begin"/>
        </w:r>
        <w:r w:rsidDel="001D74D1">
          <w:delInstrText xml:space="preserve"> PAGEREF _Toc169515686 \h </w:delInstrText>
        </w:r>
        <w:r w:rsidDel="001D74D1">
          <w:rPr>
            <w:b w:val="0"/>
            <w:caps w:val="0"/>
          </w:rPr>
        </w:r>
        <w:r w:rsidDel="001D74D1">
          <w:rPr>
            <w:b w:val="0"/>
            <w:caps w:val="0"/>
          </w:rPr>
          <w:fldChar w:fldCharType="separate"/>
        </w:r>
        <w:r w:rsidR="00175D57" w:rsidDel="001D74D1">
          <w:delText>5</w:delText>
        </w:r>
        <w:r w:rsidDel="001D74D1">
          <w:rPr>
            <w:b w:val="0"/>
            <w:caps w:val="0"/>
          </w:rPr>
          <w:fldChar w:fldCharType="end"/>
        </w:r>
      </w:del>
    </w:p>
    <w:p w14:paraId="03553AC3" w14:textId="7DE1462A" w:rsidR="005A31A3" w:rsidDel="001D74D1" w:rsidRDefault="005A31A3">
      <w:pPr>
        <w:pStyle w:val="TOC2"/>
        <w:tabs>
          <w:tab w:val="left" w:pos="862"/>
        </w:tabs>
        <w:ind w:left="0" w:firstLine="0"/>
        <w:rPr>
          <w:del w:id="35" w:author="Sean Hardman" w:date="2013-09-01T14:17:00Z"/>
          <w:rFonts w:asciiTheme="minorHAnsi" w:eastAsiaTheme="minorEastAsia" w:hAnsiTheme="minorHAnsi" w:cstheme="minorBidi"/>
          <w:szCs w:val="24"/>
        </w:rPr>
        <w:pPrChange w:id="36" w:author="Sean Hardman" w:date="2013-09-01T14:17:00Z">
          <w:pPr>
            <w:pStyle w:val="TOC2"/>
            <w:tabs>
              <w:tab w:val="left" w:pos="862"/>
            </w:tabs>
          </w:pPr>
        </w:pPrChange>
      </w:pPr>
      <w:del w:id="37" w:author="Sean Hardman" w:date="2013-09-01T14:17:00Z">
        <w:r w:rsidDel="001D74D1">
          <w:delText>1.1</w:delText>
        </w:r>
        <w:r w:rsidDel="001D74D1">
          <w:rPr>
            <w:rFonts w:asciiTheme="minorHAnsi" w:eastAsiaTheme="minorEastAsia" w:hAnsiTheme="minorHAnsi" w:cstheme="minorBidi"/>
            <w:szCs w:val="24"/>
          </w:rPr>
          <w:tab/>
        </w:r>
        <w:r w:rsidDel="001D74D1">
          <w:delText>Document Scope and Purpose</w:delText>
        </w:r>
        <w:r w:rsidDel="001D74D1">
          <w:tab/>
        </w:r>
        <w:r w:rsidDel="001D74D1">
          <w:fldChar w:fldCharType="begin"/>
        </w:r>
        <w:r w:rsidDel="001D74D1">
          <w:delInstrText xml:space="preserve"> PAGEREF _Toc169515687 \h </w:delInstrText>
        </w:r>
        <w:r w:rsidDel="001D74D1">
          <w:fldChar w:fldCharType="separate"/>
        </w:r>
        <w:r w:rsidR="00175D57" w:rsidDel="001D74D1">
          <w:delText>5</w:delText>
        </w:r>
        <w:r w:rsidDel="001D74D1">
          <w:fldChar w:fldCharType="end"/>
        </w:r>
      </w:del>
    </w:p>
    <w:p w14:paraId="77BBF565" w14:textId="050515F3" w:rsidR="005A31A3" w:rsidDel="001D74D1" w:rsidRDefault="005A31A3">
      <w:pPr>
        <w:pStyle w:val="TOC2"/>
        <w:tabs>
          <w:tab w:val="left" w:pos="862"/>
        </w:tabs>
        <w:ind w:left="0" w:firstLine="0"/>
        <w:rPr>
          <w:del w:id="38" w:author="Sean Hardman" w:date="2013-09-01T14:17:00Z"/>
          <w:rFonts w:asciiTheme="minorHAnsi" w:eastAsiaTheme="minorEastAsia" w:hAnsiTheme="minorHAnsi" w:cstheme="minorBidi"/>
          <w:szCs w:val="24"/>
        </w:rPr>
        <w:pPrChange w:id="39" w:author="Sean Hardman" w:date="2013-09-01T14:17:00Z">
          <w:pPr>
            <w:pStyle w:val="TOC2"/>
            <w:tabs>
              <w:tab w:val="left" w:pos="862"/>
            </w:tabs>
          </w:pPr>
        </w:pPrChange>
      </w:pPr>
      <w:del w:id="40" w:author="Sean Hardman" w:date="2013-09-01T14:17:00Z">
        <w:r w:rsidDel="001D74D1">
          <w:delText>1.2</w:delText>
        </w:r>
        <w:r w:rsidDel="001D74D1">
          <w:rPr>
            <w:rFonts w:asciiTheme="minorHAnsi" w:eastAsiaTheme="minorEastAsia" w:hAnsiTheme="minorHAnsi" w:cstheme="minorBidi"/>
            <w:szCs w:val="24"/>
          </w:rPr>
          <w:tab/>
        </w:r>
        <w:r w:rsidDel="001D74D1">
          <w:delText>Method</w:delText>
        </w:r>
        <w:r w:rsidDel="001D74D1">
          <w:tab/>
        </w:r>
        <w:r w:rsidDel="001D74D1">
          <w:tab/>
        </w:r>
        <w:r w:rsidDel="001D74D1">
          <w:fldChar w:fldCharType="begin"/>
        </w:r>
        <w:r w:rsidDel="001D74D1">
          <w:delInstrText xml:space="preserve"> PAGEREF _Toc169515688 \h </w:delInstrText>
        </w:r>
        <w:r w:rsidDel="001D74D1">
          <w:fldChar w:fldCharType="separate"/>
        </w:r>
        <w:r w:rsidR="00175D57" w:rsidDel="001D74D1">
          <w:delText>5</w:delText>
        </w:r>
        <w:r w:rsidDel="001D74D1">
          <w:fldChar w:fldCharType="end"/>
        </w:r>
      </w:del>
    </w:p>
    <w:p w14:paraId="00C22A7E" w14:textId="1C4E011A" w:rsidR="005A31A3" w:rsidDel="001D74D1" w:rsidRDefault="005A31A3">
      <w:pPr>
        <w:pStyle w:val="TOC2"/>
        <w:tabs>
          <w:tab w:val="left" w:pos="862"/>
        </w:tabs>
        <w:ind w:left="0" w:firstLine="0"/>
        <w:rPr>
          <w:del w:id="41" w:author="Sean Hardman" w:date="2013-09-01T14:17:00Z"/>
          <w:rFonts w:asciiTheme="minorHAnsi" w:eastAsiaTheme="minorEastAsia" w:hAnsiTheme="minorHAnsi" w:cstheme="minorBidi"/>
          <w:szCs w:val="24"/>
        </w:rPr>
        <w:pPrChange w:id="42" w:author="Sean Hardman" w:date="2013-09-01T14:17:00Z">
          <w:pPr>
            <w:pStyle w:val="TOC2"/>
            <w:tabs>
              <w:tab w:val="left" w:pos="862"/>
            </w:tabs>
          </w:pPr>
        </w:pPrChange>
      </w:pPr>
      <w:del w:id="43" w:author="Sean Hardman" w:date="2013-09-01T14:17:00Z">
        <w:r w:rsidDel="001D74D1">
          <w:delText>1.3</w:delText>
        </w:r>
        <w:r w:rsidDel="001D74D1">
          <w:rPr>
            <w:rFonts w:asciiTheme="minorHAnsi" w:eastAsiaTheme="minorEastAsia" w:hAnsiTheme="minorHAnsi" w:cstheme="minorBidi"/>
            <w:szCs w:val="24"/>
          </w:rPr>
          <w:tab/>
        </w:r>
        <w:r w:rsidDel="001D74D1">
          <w:delText>Notation</w:delText>
        </w:r>
        <w:r w:rsidDel="001D74D1">
          <w:tab/>
        </w:r>
        <w:r w:rsidDel="001D74D1">
          <w:tab/>
        </w:r>
        <w:r w:rsidDel="001D74D1">
          <w:fldChar w:fldCharType="begin"/>
        </w:r>
        <w:r w:rsidDel="001D74D1">
          <w:delInstrText xml:space="preserve"> PAGEREF _Toc169515689 \h </w:delInstrText>
        </w:r>
        <w:r w:rsidDel="001D74D1">
          <w:fldChar w:fldCharType="separate"/>
        </w:r>
        <w:r w:rsidR="00175D57" w:rsidDel="001D74D1">
          <w:delText>5</w:delText>
        </w:r>
        <w:r w:rsidDel="001D74D1">
          <w:fldChar w:fldCharType="end"/>
        </w:r>
      </w:del>
    </w:p>
    <w:p w14:paraId="33E4E57D" w14:textId="6A877F5C" w:rsidR="005A31A3" w:rsidDel="001D74D1" w:rsidRDefault="005A31A3">
      <w:pPr>
        <w:pStyle w:val="TOC2"/>
        <w:tabs>
          <w:tab w:val="left" w:pos="862"/>
        </w:tabs>
        <w:ind w:left="0" w:firstLine="0"/>
        <w:rPr>
          <w:del w:id="44" w:author="Sean Hardman" w:date="2013-09-01T14:17:00Z"/>
          <w:rFonts w:asciiTheme="minorHAnsi" w:eastAsiaTheme="minorEastAsia" w:hAnsiTheme="minorHAnsi" w:cstheme="minorBidi"/>
          <w:szCs w:val="24"/>
        </w:rPr>
        <w:pPrChange w:id="45" w:author="Sean Hardman" w:date="2013-09-01T14:17:00Z">
          <w:pPr>
            <w:pStyle w:val="TOC2"/>
            <w:tabs>
              <w:tab w:val="left" w:pos="862"/>
            </w:tabs>
          </w:pPr>
        </w:pPrChange>
      </w:pPr>
      <w:del w:id="46" w:author="Sean Hardman" w:date="2013-09-01T14:17:00Z">
        <w:r w:rsidDel="001D74D1">
          <w:delText>1.4</w:delText>
        </w:r>
        <w:r w:rsidDel="001D74D1">
          <w:rPr>
            <w:rFonts w:asciiTheme="minorHAnsi" w:eastAsiaTheme="minorEastAsia" w:hAnsiTheme="minorHAnsi" w:cstheme="minorBidi"/>
            <w:szCs w:val="24"/>
          </w:rPr>
          <w:tab/>
        </w:r>
        <w:r w:rsidDel="001D74D1">
          <w:delText>Controlling Documents</w:delText>
        </w:r>
        <w:r w:rsidDel="001D74D1">
          <w:tab/>
        </w:r>
        <w:r w:rsidDel="001D74D1">
          <w:fldChar w:fldCharType="begin"/>
        </w:r>
        <w:r w:rsidDel="001D74D1">
          <w:delInstrText xml:space="preserve"> PAGEREF _Toc169515690 \h </w:delInstrText>
        </w:r>
        <w:r w:rsidDel="001D74D1">
          <w:fldChar w:fldCharType="separate"/>
        </w:r>
        <w:r w:rsidR="00175D57" w:rsidDel="001D74D1">
          <w:delText>6</w:delText>
        </w:r>
        <w:r w:rsidDel="001D74D1">
          <w:fldChar w:fldCharType="end"/>
        </w:r>
      </w:del>
    </w:p>
    <w:p w14:paraId="6F44AB59" w14:textId="7CF76368" w:rsidR="005A31A3" w:rsidDel="001D74D1" w:rsidRDefault="005A31A3">
      <w:pPr>
        <w:pStyle w:val="TOC2"/>
        <w:tabs>
          <w:tab w:val="left" w:pos="862"/>
        </w:tabs>
        <w:ind w:left="0" w:firstLine="0"/>
        <w:rPr>
          <w:del w:id="47" w:author="Sean Hardman" w:date="2013-09-01T14:17:00Z"/>
          <w:rFonts w:asciiTheme="minorHAnsi" w:eastAsiaTheme="minorEastAsia" w:hAnsiTheme="minorHAnsi" w:cstheme="minorBidi"/>
          <w:szCs w:val="24"/>
        </w:rPr>
        <w:pPrChange w:id="48" w:author="Sean Hardman" w:date="2013-09-01T14:17:00Z">
          <w:pPr>
            <w:pStyle w:val="TOC2"/>
            <w:tabs>
              <w:tab w:val="left" w:pos="862"/>
            </w:tabs>
          </w:pPr>
        </w:pPrChange>
      </w:pPr>
      <w:del w:id="49" w:author="Sean Hardman" w:date="2013-09-01T14:17:00Z">
        <w:r w:rsidDel="001D74D1">
          <w:delText>1.5</w:delText>
        </w:r>
        <w:r w:rsidDel="001D74D1">
          <w:rPr>
            <w:rFonts w:asciiTheme="minorHAnsi" w:eastAsiaTheme="minorEastAsia" w:hAnsiTheme="minorHAnsi" w:cstheme="minorBidi"/>
            <w:szCs w:val="24"/>
          </w:rPr>
          <w:tab/>
        </w:r>
        <w:r w:rsidDel="001D74D1">
          <w:delText>Applicable Documents</w:delText>
        </w:r>
        <w:r w:rsidDel="001D74D1">
          <w:tab/>
        </w:r>
        <w:r w:rsidDel="001D74D1">
          <w:fldChar w:fldCharType="begin"/>
        </w:r>
        <w:r w:rsidDel="001D74D1">
          <w:delInstrText xml:space="preserve"> PAGEREF _Toc169515691 \h </w:delInstrText>
        </w:r>
        <w:r w:rsidDel="001D74D1">
          <w:fldChar w:fldCharType="separate"/>
        </w:r>
        <w:r w:rsidR="00175D57" w:rsidDel="001D74D1">
          <w:delText>6</w:delText>
        </w:r>
        <w:r w:rsidDel="001D74D1">
          <w:fldChar w:fldCharType="end"/>
        </w:r>
      </w:del>
    </w:p>
    <w:p w14:paraId="386E70DA" w14:textId="123D5B9D" w:rsidR="005A31A3" w:rsidDel="001D74D1" w:rsidRDefault="005A31A3">
      <w:pPr>
        <w:pStyle w:val="TOC2"/>
        <w:tabs>
          <w:tab w:val="left" w:pos="862"/>
        </w:tabs>
        <w:ind w:left="0" w:firstLine="0"/>
        <w:rPr>
          <w:del w:id="50" w:author="Sean Hardman" w:date="2013-09-01T14:17:00Z"/>
          <w:rFonts w:asciiTheme="minorHAnsi" w:eastAsiaTheme="minorEastAsia" w:hAnsiTheme="minorHAnsi" w:cstheme="minorBidi"/>
          <w:szCs w:val="24"/>
        </w:rPr>
        <w:pPrChange w:id="51" w:author="Sean Hardman" w:date="2013-09-01T14:17:00Z">
          <w:pPr>
            <w:pStyle w:val="TOC2"/>
            <w:tabs>
              <w:tab w:val="left" w:pos="862"/>
            </w:tabs>
          </w:pPr>
        </w:pPrChange>
      </w:pPr>
      <w:del w:id="52" w:author="Sean Hardman" w:date="2013-09-01T14:17:00Z">
        <w:r w:rsidDel="001D74D1">
          <w:delText>1.6</w:delText>
        </w:r>
        <w:r w:rsidDel="001D74D1">
          <w:rPr>
            <w:rFonts w:asciiTheme="minorHAnsi" w:eastAsiaTheme="minorEastAsia" w:hAnsiTheme="minorHAnsi" w:cstheme="minorBidi"/>
            <w:szCs w:val="24"/>
          </w:rPr>
          <w:tab/>
        </w:r>
        <w:r w:rsidDel="001D74D1">
          <w:delText>Document Maintenance</w:delText>
        </w:r>
        <w:r w:rsidDel="001D74D1">
          <w:tab/>
        </w:r>
        <w:r w:rsidDel="001D74D1">
          <w:fldChar w:fldCharType="begin"/>
        </w:r>
        <w:r w:rsidDel="001D74D1">
          <w:delInstrText xml:space="preserve"> PAGEREF _Toc169515692 \h </w:delInstrText>
        </w:r>
        <w:r w:rsidDel="001D74D1">
          <w:fldChar w:fldCharType="separate"/>
        </w:r>
        <w:r w:rsidR="00175D57" w:rsidDel="001D74D1">
          <w:delText>6</w:delText>
        </w:r>
        <w:r w:rsidDel="001D74D1">
          <w:fldChar w:fldCharType="end"/>
        </w:r>
      </w:del>
    </w:p>
    <w:p w14:paraId="7FEC32A2" w14:textId="57DC9419" w:rsidR="005A31A3" w:rsidDel="001D74D1" w:rsidRDefault="005A31A3">
      <w:pPr>
        <w:pStyle w:val="TOC1"/>
        <w:tabs>
          <w:tab w:val="left" w:pos="574"/>
        </w:tabs>
        <w:ind w:left="0" w:firstLine="0"/>
        <w:rPr>
          <w:del w:id="53" w:author="Sean Hardman" w:date="2013-09-01T14:17:00Z"/>
          <w:rFonts w:asciiTheme="minorHAnsi" w:eastAsiaTheme="minorEastAsia" w:hAnsiTheme="minorHAnsi" w:cstheme="minorBidi"/>
          <w:b w:val="0"/>
          <w:caps w:val="0"/>
          <w:szCs w:val="24"/>
        </w:rPr>
        <w:pPrChange w:id="54" w:author="Sean Hardman" w:date="2013-09-01T14:17:00Z">
          <w:pPr>
            <w:pStyle w:val="TOC1"/>
            <w:tabs>
              <w:tab w:val="left" w:pos="574"/>
            </w:tabs>
          </w:pPr>
        </w:pPrChange>
      </w:pPr>
      <w:del w:id="55" w:author="Sean Hardman" w:date="2013-09-01T14:17:00Z">
        <w:r w:rsidDel="001D74D1">
          <w:delText>2.0</w:delText>
        </w:r>
        <w:r w:rsidDel="001D74D1">
          <w:rPr>
            <w:rFonts w:asciiTheme="minorHAnsi" w:eastAsiaTheme="minorEastAsia" w:hAnsiTheme="minorHAnsi" w:cstheme="minorBidi"/>
            <w:b w:val="0"/>
            <w:caps w:val="0"/>
            <w:szCs w:val="24"/>
          </w:rPr>
          <w:tab/>
        </w:r>
        <w:r w:rsidDel="001D74D1">
          <w:delText>Component Description</w:delText>
        </w:r>
        <w:r w:rsidDel="001D74D1">
          <w:tab/>
        </w:r>
        <w:r w:rsidDel="001D74D1">
          <w:rPr>
            <w:b w:val="0"/>
            <w:caps w:val="0"/>
          </w:rPr>
          <w:fldChar w:fldCharType="begin"/>
        </w:r>
        <w:r w:rsidDel="001D74D1">
          <w:delInstrText xml:space="preserve"> PAGEREF _Toc169515693 \h </w:delInstrText>
        </w:r>
        <w:r w:rsidDel="001D74D1">
          <w:rPr>
            <w:b w:val="0"/>
            <w:caps w:val="0"/>
          </w:rPr>
        </w:r>
        <w:r w:rsidDel="001D74D1">
          <w:rPr>
            <w:b w:val="0"/>
            <w:caps w:val="0"/>
          </w:rPr>
          <w:fldChar w:fldCharType="separate"/>
        </w:r>
        <w:r w:rsidR="00175D57" w:rsidDel="001D74D1">
          <w:delText>7</w:delText>
        </w:r>
        <w:r w:rsidDel="001D74D1">
          <w:rPr>
            <w:b w:val="0"/>
            <w:caps w:val="0"/>
          </w:rPr>
          <w:fldChar w:fldCharType="end"/>
        </w:r>
      </w:del>
    </w:p>
    <w:p w14:paraId="235F7015" w14:textId="53C8B16B" w:rsidR="005A31A3" w:rsidDel="001D74D1" w:rsidRDefault="005A31A3">
      <w:pPr>
        <w:pStyle w:val="TOC2"/>
        <w:tabs>
          <w:tab w:val="left" w:pos="862"/>
        </w:tabs>
        <w:ind w:left="0" w:firstLine="0"/>
        <w:rPr>
          <w:del w:id="56" w:author="Sean Hardman" w:date="2013-09-01T14:17:00Z"/>
          <w:rFonts w:asciiTheme="minorHAnsi" w:eastAsiaTheme="minorEastAsia" w:hAnsiTheme="minorHAnsi" w:cstheme="minorBidi"/>
          <w:szCs w:val="24"/>
        </w:rPr>
        <w:pPrChange w:id="57" w:author="Sean Hardman" w:date="2013-09-01T14:17:00Z">
          <w:pPr>
            <w:pStyle w:val="TOC2"/>
            <w:tabs>
              <w:tab w:val="left" w:pos="862"/>
            </w:tabs>
          </w:pPr>
        </w:pPrChange>
      </w:pPr>
      <w:del w:id="58" w:author="Sean Hardman" w:date="2013-09-01T14:17:00Z">
        <w:r w:rsidDel="001D74D1">
          <w:delText>2.1</w:delText>
        </w:r>
        <w:r w:rsidDel="001D74D1">
          <w:rPr>
            <w:rFonts w:asciiTheme="minorHAnsi" w:eastAsiaTheme="minorEastAsia" w:hAnsiTheme="minorHAnsi" w:cstheme="minorBidi"/>
            <w:szCs w:val="24"/>
          </w:rPr>
          <w:tab/>
        </w:r>
        <w:r w:rsidDel="001D74D1">
          <w:delText>Querying</w:delText>
        </w:r>
        <w:r w:rsidDel="001D74D1">
          <w:tab/>
        </w:r>
        <w:r w:rsidDel="001D74D1">
          <w:fldChar w:fldCharType="begin"/>
        </w:r>
        <w:r w:rsidDel="001D74D1">
          <w:delInstrText xml:space="preserve"> PAGEREF _Toc169515694 \h </w:delInstrText>
        </w:r>
        <w:r w:rsidDel="001D74D1">
          <w:fldChar w:fldCharType="separate"/>
        </w:r>
        <w:r w:rsidR="00175D57" w:rsidDel="001D74D1">
          <w:delText>8</w:delText>
        </w:r>
        <w:r w:rsidDel="001D74D1">
          <w:fldChar w:fldCharType="end"/>
        </w:r>
      </w:del>
    </w:p>
    <w:p w14:paraId="1F5B9997" w14:textId="31098B77" w:rsidR="005A31A3" w:rsidDel="001D74D1" w:rsidRDefault="005A31A3">
      <w:pPr>
        <w:pStyle w:val="TOC3"/>
        <w:tabs>
          <w:tab w:val="left" w:pos="1206"/>
        </w:tabs>
        <w:ind w:left="0" w:firstLine="0"/>
        <w:rPr>
          <w:del w:id="59" w:author="Sean Hardman" w:date="2013-09-01T14:17:00Z"/>
          <w:rFonts w:asciiTheme="minorHAnsi" w:eastAsiaTheme="minorEastAsia" w:hAnsiTheme="minorHAnsi" w:cstheme="minorBidi"/>
          <w:noProof/>
          <w:szCs w:val="24"/>
        </w:rPr>
        <w:pPrChange w:id="60" w:author="Sean Hardman" w:date="2013-09-01T14:17:00Z">
          <w:pPr>
            <w:pStyle w:val="TOC3"/>
            <w:tabs>
              <w:tab w:val="left" w:pos="1206"/>
            </w:tabs>
          </w:pPr>
        </w:pPrChange>
      </w:pPr>
      <w:del w:id="61" w:author="Sean Hardman" w:date="2013-09-01T14:17:00Z">
        <w:r w:rsidDel="001D74D1">
          <w:rPr>
            <w:noProof/>
          </w:rPr>
          <w:delText>2.1.1</w:delText>
        </w:r>
        <w:r w:rsidDel="001D74D1">
          <w:rPr>
            <w:rFonts w:asciiTheme="minorHAnsi" w:eastAsiaTheme="minorEastAsia" w:hAnsiTheme="minorHAnsi" w:cstheme="minorBidi"/>
            <w:noProof/>
            <w:szCs w:val="24"/>
          </w:rPr>
          <w:tab/>
        </w:r>
        <w:r w:rsidDel="001D74D1">
          <w:rPr>
            <w:noProof/>
          </w:rPr>
          <w:delText>Open</w:delText>
        </w:r>
        <w:r w:rsidDel="001D74D1">
          <w:rPr>
            <w:noProof/>
          </w:rPr>
          <w:tab/>
        </w:r>
        <w:r w:rsidDel="001D74D1">
          <w:rPr>
            <w:noProof/>
          </w:rPr>
          <w:tab/>
        </w:r>
        <w:r w:rsidDel="001D74D1">
          <w:rPr>
            <w:noProof/>
          </w:rPr>
          <w:fldChar w:fldCharType="begin"/>
        </w:r>
        <w:r w:rsidDel="001D74D1">
          <w:rPr>
            <w:noProof/>
          </w:rPr>
          <w:delInstrText xml:space="preserve"> PAGEREF _Toc169515695 \h </w:delInstrText>
        </w:r>
        <w:r w:rsidDel="001D74D1">
          <w:rPr>
            <w:noProof/>
          </w:rPr>
        </w:r>
        <w:r w:rsidDel="001D74D1">
          <w:rPr>
            <w:noProof/>
          </w:rPr>
          <w:fldChar w:fldCharType="separate"/>
        </w:r>
        <w:r w:rsidR="00175D57" w:rsidDel="001D74D1">
          <w:rPr>
            <w:noProof/>
          </w:rPr>
          <w:delText>8</w:delText>
        </w:r>
        <w:r w:rsidDel="001D74D1">
          <w:rPr>
            <w:noProof/>
          </w:rPr>
          <w:fldChar w:fldCharType="end"/>
        </w:r>
      </w:del>
    </w:p>
    <w:p w14:paraId="18200608" w14:textId="3F268017" w:rsidR="005A31A3" w:rsidDel="001D74D1" w:rsidRDefault="005A31A3">
      <w:pPr>
        <w:pStyle w:val="TOC3"/>
        <w:tabs>
          <w:tab w:val="left" w:pos="1206"/>
        </w:tabs>
        <w:ind w:left="0" w:firstLine="0"/>
        <w:rPr>
          <w:del w:id="62" w:author="Sean Hardman" w:date="2013-09-01T14:17:00Z"/>
          <w:rFonts w:asciiTheme="minorHAnsi" w:eastAsiaTheme="minorEastAsia" w:hAnsiTheme="minorHAnsi" w:cstheme="minorBidi"/>
          <w:noProof/>
          <w:szCs w:val="24"/>
        </w:rPr>
        <w:pPrChange w:id="63" w:author="Sean Hardman" w:date="2013-09-01T14:17:00Z">
          <w:pPr>
            <w:pStyle w:val="TOC3"/>
            <w:tabs>
              <w:tab w:val="left" w:pos="1206"/>
            </w:tabs>
          </w:pPr>
        </w:pPrChange>
      </w:pPr>
      <w:del w:id="64" w:author="Sean Hardman" w:date="2013-09-01T14:17:00Z">
        <w:r w:rsidDel="001D74D1">
          <w:rPr>
            <w:noProof/>
          </w:rPr>
          <w:delText>2.1.2</w:delText>
        </w:r>
        <w:r w:rsidDel="001D74D1">
          <w:rPr>
            <w:rFonts w:asciiTheme="minorHAnsi" w:eastAsiaTheme="minorEastAsia" w:hAnsiTheme="minorHAnsi" w:cstheme="minorBidi"/>
            <w:noProof/>
            <w:szCs w:val="24"/>
          </w:rPr>
          <w:tab/>
        </w:r>
        <w:r w:rsidDel="001D74D1">
          <w:rPr>
            <w:noProof/>
          </w:rPr>
          <w:delText>Guided</w:delText>
        </w:r>
        <w:r w:rsidDel="001D74D1">
          <w:rPr>
            <w:noProof/>
          </w:rPr>
          <w:tab/>
        </w:r>
        <w:r w:rsidDel="001D74D1">
          <w:rPr>
            <w:noProof/>
          </w:rPr>
          <w:fldChar w:fldCharType="begin"/>
        </w:r>
        <w:r w:rsidDel="001D74D1">
          <w:rPr>
            <w:noProof/>
          </w:rPr>
          <w:delInstrText xml:space="preserve"> PAGEREF _Toc169515696 \h </w:delInstrText>
        </w:r>
        <w:r w:rsidDel="001D74D1">
          <w:rPr>
            <w:noProof/>
          </w:rPr>
        </w:r>
        <w:r w:rsidDel="001D74D1">
          <w:rPr>
            <w:noProof/>
          </w:rPr>
          <w:fldChar w:fldCharType="separate"/>
        </w:r>
        <w:r w:rsidR="00175D57" w:rsidDel="001D74D1">
          <w:rPr>
            <w:noProof/>
          </w:rPr>
          <w:delText>10</w:delText>
        </w:r>
        <w:r w:rsidDel="001D74D1">
          <w:rPr>
            <w:noProof/>
          </w:rPr>
          <w:fldChar w:fldCharType="end"/>
        </w:r>
      </w:del>
    </w:p>
    <w:p w14:paraId="1F942205" w14:textId="614150B5" w:rsidR="005A31A3" w:rsidDel="001D74D1" w:rsidRDefault="005A31A3">
      <w:pPr>
        <w:pStyle w:val="TOC3"/>
        <w:tabs>
          <w:tab w:val="left" w:pos="1206"/>
        </w:tabs>
        <w:ind w:left="0" w:firstLine="0"/>
        <w:rPr>
          <w:del w:id="65" w:author="Sean Hardman" w:date="2013-09-01T14:17:00Z"/>
          <w:rFonts w:asciiTheme="minorHAnsi" w:eastAsiaTheme="minorEastAsia" w:hAnsiTheme="minorHAnsi" w:cstheme="minorBidi"/>
          <w:noProof/>
          <w:szCs w:val="24"/>
        </w:rPr>
        <w:pPrChange w:id="66" w:author="Sean Hardman" w:date="2013-09-01T14:17:00Z">
          <w:pPr>
            <w:pStyle w:val="TOC3"/>
            <w:tabs>
              <w:tab w:val="left" w:pos="1206"/>
            </w:tabs>
          </w:pPr>
        </w:pPrChange>
      </w:pPr>
      <w:del w:id="67" w:author="Sean Hardman" w:date="2013-09-01T14:17:00Z">
        <w:r w:rsidDel="001D74D1">
          <w:rPr>
            <w:noProof/>
          </w:rPr>
          <w:delText>2.1.3</w:delText>
        </w:r>
        <w:r w:rsidDel="001D74D1">
          <w:rPr>
            <w:rFonts w:asciiTheme="minorHAnsi" w:eastAsiaTheme="minorEastAsia" w:hAnsiTheme="minorHAnsi" w:cstheme="minorBidi"/>
            <w:noProof/>
            <w:szCs w:val="24"/>
          </w:rPr>
          <w:tab/>
        </w:r>
        <w:r w:rsidDel="001D74D1">
          <w:rPr>
            <w:noProof/>
          </w:rPr>
          <w:delText>Constrained</w:delText>
        </w:r>
        <w:r w:rsidDel="001D74D1">
          <w:rPr>
            <w:noProof/>
          </w:rPr>
          <w:tab/>
        </w:r>
        <w:r w:rsidDel="001D74D1">
          <w:rPr>
            <w:noProof/>
          </w:rPr>
          <w:fldChar w:fldCharType="begin"/>
        </w:r>
        <w:r w:rsidDel="001D74D1">
          <w:rPr>
            <w:noProof/>
          </w:rPr>
          <w:delInstrText xml:space="preserve"> PAGEREF _Toc169515697 \h </w:delInstrText>
        </w:r>
        <w:r w:rsidDel="001D74D1">
          <w:rPr>
            <w:noProof/>
          </w:rPr>
        </w:r>
        <w:r w:rsidDel="001D74D1">
          <w:rPr>
            <w:noProof/>
          </w:rPr>
          <w:fldChar w:fldCharType="separate"/>
        </w:r>
        <w:r w:rsidR="00175D57" w:rsidDel="001D74D1">
          <w:rPr>
            <w:noProof/>
          </w:rPr>
          <w:delText>11</w:delText>
        </w:r>
        <w:r w:rsidDel="001D74D1">
          <w:rPr>
            <w:noProof/>
          </w:rPr>
          <w:fldChar w:fldCharType="end"/>
        </w:r>
      </w:del>
    </w:p>
    <w:p w14:paraId="10E9EDBD" w14:textId="15268991" w:rsidR="005A31A3" w:rsidDel="001D74D1" w:rsidRDefault="005A31A3">
      <w:pPr>
        <w:pStyle w:val="TOC2"/>
        <w:tabs>
          <w:tab w:val="left" w:pos="862"/>
        </w:tabs>
        <w:ind w:left="0" w:firstLine="0"/>
        <w:rPr>
          <w:del w:id="68" w:author="Sean Hardman" w:date="2013-09-01T14:17:00Z"/>
          <w:rFonts w:asciiTheme="minorHAnsi" w:eastAsiaTheme="minorEastAsia" w:hAnsiTheme="minorHAnsi" w:cstheme="minorBidi"/>
          <w:szCs w:val="24"/>
        </w:rPr>
        <w:pPrChange w:id="69" w:author="Sean Hardman" w:date="2013-09-01T14:17:00Z">
          <w:pPr>
            <w:pStyle w:val="TOC2"/>
            <w:tabs>
              <w:tab w:val="left" w:pos="862"/>
            </w:tabs>
          </w:pPr>
        </w:pPrChange>
      </w:pPr>
      <w:del w:id="70" w:author="Sean Hardman" w:date="2013-09-01T14:17:00Z">
        <w:r w:rsidDel="001D74D1">
          <w:delText>2.2</w:delText>
        </w:r>
        <w:r w:rsidDel="001D74D1">
          <w:rPr>
            <w:rFonts w:asciiTheme="minorHAnsi" w:eastAsiaTheme="minorEastAsia" w:hAnsiTheme="minorHAnsi" w:cstheme="minorBidi"/>
            <w:szCs w:val="24"/>
          </w:rPr>
          <w:tab/>
        </w:r>
        <w:r w:rsidDel="001D74D1">
          <w:delText>Results</w:delText>
        </w:r>
        <w:r w:rsidDel="001D74D1">
          <w:tab/>
        </w:r>
        <w:r w:rsidDel="001D74D1">
          <w:tab/>
        </w:r>
        <w:r w:rsidDel="001D74D1">
          <w:fldChar w:fldCharType="begin"/>
        </w:r>
        <w:r w:rsidDel="001D74D1">
          <w:delInstrText xml:space="preserve"> PAGEREF _Toc169515698 \h </w:delInstrText>
        </w:r>
        <w:r w:rsidDel="001D74D1">
          <w:fldChar w:fldCharType="separate"/>
        </w:r>
        <w:r w:rsidR="00175D57" w:rsidDel="001D74D1">
          <w:delText>13</w:delText>
        </w:r>
        <w:r w:rsidDel="001D74D1">
          <w:fldChar w:fldCharType="end"/>
        </w:r>
      </w:del>
    </w:p>
    <w:p w14:paraId="79522FEB" w14:textId="5C43FE66" w:rsidR="005A31A3" w:rsidDel="001D74D1" w:rsidRDefault="005A31A3">
      <w:pPr>
        <w:pStyle w:val="TOC3"/>
        <w:tabs>
          <w:tab w:val="left" w:pos="1206"/>
        </w:tabs>
        <w:ind w:left="0" w:firstLine="0"/>
        <w:rPr>
          <w:del w:id="71" w:author="Sean Hardman" w:date="2013-09-01T14:17:00Z"/>
          <w:rFonts w:asciiTheme="minorHAnsi" w:eastAsiaTheme="minorEastAsia" w:hAnsiTheme="minorHAnsi" w:cstheme="minorBidi"/>
          <w:noProof/>
          <w:szCs w:val="24"/>
        </w:rPr>
        <w:pPrChange w:id="72" w:author="Sean Hardman" w:date="2013-09-01T14:17:00Z">
          <w:pPr>
            <w:pStyle w:val="TOC3"/>
            <w:tabs>
              <w:tab w:val="left" w:pos="1206"/>
            </w:tabs>
          </w:pPr>
        </w:pPrChange>
      </w:pPr>
      <w:del w:id="73" w:author="Sean Hardman" w:date="2013-09-01T14:17:00Z">
        <w:r w:rsidDel="001D74D1">
          <w:rPr>
            <w:noProof/>
          </w:rPr>
          <w:delText>2.2.1</w:delText>
        </w:r>
        <w:r w:rsidDel="001D74D1">
          <w:rPr>
            <w:rFonts w:asciiTheme="minorHAnsi" w:eastAsiaTheme="minorEastAsia" w:hAnsiTheme="minorHAnsi" w:cstheme="minorBidi"/>
            <w:noProof/>
            <w:szCs w:val="24"/>
          </w:rPr>
          <w:tab/>
        </w:r>
        <w:r w:rsidDel="001D74D1">
          <w:rPr>
            <w:noProof/>
          </w:rPr>
          <w:delText>Ordering of Results</w:delText>
        </w:r>
        <w:r w:rsidDel="001D74D1">
          <w:rPr>
            <w:noProof/>
          </w:rPr>
          <w:tab/>
        </w:r>
        <w:r w:rsidDel="001D74D1">
          <w:rPr>
            <w:noProof/>
          </w:rPr>
          <w:fldChar w:fldCharType="begin"/>
        </w:r>
        <w:r w:rsidDel="001D74D1">
          <w:rPr>
            <w:noProof/>
          </w:rPr>
          <w:delInstrText xml:space="preserve"> PAGEREF _Toc169515699 \h </w:delInstrText>
        </w:r>
        <w:r w:rsidDel="001D74D1">
          <w:rPr>
            <w:noProof/>
          </w:rPr>
        </w:r>
        <w:r w:rsidDel="001D74D1">
          <w:rPr>
            <w:noProof/>
          </w:rPr>
          <w:fldChar w:fldCharType="separate"/>
        </w:r>
        <w:r w:rsidR="00175D57" w:rsidDel="001D74D1">
          <w:rPr>
            <w:noProof/>
          </w:rPr>
          <w:delText>14</w:delText>
        </w:r>
        <w:r w:rsidDel="001D74D1">
          <w:rPr>
            <w:noProof/>
          </w:rPr>
          <w:fldChar w:fldCharType="end"/>
        </w:r>
      </w:del>
    </w:p>
    <w:p w14:paraId="6105366A" w14:textId="35977FF6" w:rsidR="005A31A3" w:rsidDel="001D74D1" w:rsidRDefault="005A31A3">
      <w:pPr>
        <w:pStyle w:val="TOC3"/>
        <w:tabs>
          <w:tab w:val="left" w:pos="1206"/>
        </w:tabs>
        <w:ind w:left="0" w:firstLine="0"/>
        <w:rPr>
          <w:del w:id="74" w:author="Sean Hardman" w:date="2013-09-01T14:17:00Z"/>
          <w:rFonts w:asciiTheme="minorHAnsi" w:eastAsiaTheme="minorEastAsia" w:hAnsiTheme="minorHAnsi" w:cstheme="minorBidi"/>
          <w:noProof/>
          <w:szCs w:val="24"/>
        </w:rPr>
        <w:pPrChange w:id="75" w:author="Sean Hardman" w:date="2013-09-01T14:17:00Z">
          <w:pPr>
            <w:pStyle w:val="TOC3"/>
            <w:tabs>
              <w:tab w:val="left" w:pos="1206"/>
            </w:tabs>
          </w:pPr>
        </w:pPrChange>
      </w:pPr>
      <w:del w:id="76" w:author="Sean Hardman" w:date="2013-09-01T14:17:00Z">
        <w:r w:rsidDel="001D74D1">
          <w:rPr>
            <w:noProof/>
          </w:rPr>
          <w:delText>2.2.2</w:delText>
        </w:r>
        <w:r w:rsidDel="001D74D1">
          <w:rPr>
            <w:rFonts w:asciiTheme="minorHAnsi" w:eastAsiaTheme="minorEastAsia" w:hAnsiTheme="minorHAnsi" w:cstheme="minorBidi"/>
            <w:noProof/>
            <w:szCs w:val="24"/>
          </w:rPr>
          <w:tab/>
        </w:r>
        <w:r w:rsidDel="001D74D1">
          <w:rPr>
            <w:noProof/>
          </w:rPr>
          <w:delText>Segmentation</w:delText>
        </w:r>
        <w:r w:rsidDel="001D74D1">
          <w:rPr>
            <w:noProof/>
          </w:rPr>
          <w:tab/>
        </w:r>
        <w:r w:rsidDel="001D74D1">
          <w:rPr>
            <w:noProof/>
          </w:rPr>
          <w:fldChar w:fldCharType="begin"/>
        </w:r>
        <w:r w:rsidDel="001D74D1">
          <w:rPr>
            <w:noProof/>
          </w:rPr>
          <w:delInstrText xml:space="preserve"> PAGEREF _Toc169515700 \h </w:delInstrText>
        </w:r>
        <w:r w:rsidDel="001D74D1">
          <w:rPr>
            <w:noProof/>
          </w:rPr>
        </w:r>
        <w:r w:rsidDel="001D74D1">
          <w:rPr>
            <w:noProof/>
          </w:rPr>
          <w:fldChar w:fldCharType="separate"/>
        </w:r>
        <w:r w:rsidR="00175D57" w:rsidDel="001D74D1">
          <w:rPr>
            <w:noProof/>
          </w:rPr>
          <w:delText>14</w:delText>
        </w:r>
        <w:r w:rsidDel="001D74D1">
          <w:rPr>
            <w:noProof/>
          </w:rPr>
          <w:fldChar w:fldCharType="end"/>
        </w:r>
      </w:del>
    </w:p>
    <w:p w14:paraId="20057E04" w14:textId="183DBCC5" w:rsidR="005A31A3" w:rsidDel="001D74D1" w:rsidRDefault="005A31A3">
      <w:pPr>
        <w:pStyle w:val="TOC1"/>
        <w:tabs>
          <w:tab w:val="left" w:pos="574"/>
        </w:tabs>
        <w:ind w:left="0" w:firstLine="0"/>
        <w:rPr>
          <w:del w:id="77" w:author="Sean Hardman" w:date="2013-09-01T14:17:00Z"/>
          <w:rFonts w:asciiTheme="minorHAnsi" w:eastAsiaTheme="minorEastAsia" w:hAnsiTheme="minorHAnsi" w:cstheme="minorBidi"/>
          <w:b w:val="0"/>
          <w:caps w:val="0"/>
          <w:szCs w:val="24"/>
        </w:rPr>
        <w:pPrChange w:id="78" w:author="Sean Hardman" w:date="2013-09-01T14:17:00Z">
          <w:pPr>
            <w:pStyle w:val="TOC1"/>
            <w:tabs>
              <w:tab w:val="left" w:pos="574"/>
            </w:tabs>
          </w:pPr>
        </w:pPrChange>
      </w:pPr>
      <w:del w:id="79" w:author="Sean Hardman" w:date="2013-09-01T14:17:00Z">
        <w:r w:rsidDel="001D74D1">
          <w:delText>3.0</w:delText>
        </w:r>
        <w:r w:rsidDel="001D74D1">
          <w:rPr>
            <w:rFonts w:asciiTheme="minorHAnsi" w:eastAsiaTheme="minorEastAsia" w:hAnsiTheme="minorHAnsi" w:cstheme="minorBidi"/>
            <w:b w:val="0"/>
            <w:caps w:val="0"/>
            <w:szCs w:val="24"/>
          </w:rPr>
          <w:tab/>
        </w:r>
        <w:r w:rsidDel="001D74D1">
          <w:delText>Use Cases</w:delText>
        </w:r>
        <w:r w:rsidDel="001D74D1">
          <w:tab/>
        </w:r>
        <w:r w:rsidDel="001D74D1">
          <w:rPr>
            <w:b w:val="0"/>
            <w:caps w:val="0"/>
          </w:rPr>
          <w:fldChar w:fldCharType="begin"/>
        </w:r>
        <w:r w:rsidDel="001D74D1">
          <w:delInstrText xml:space="preserve"> PAGEREF _Toc169515701 \h </w:delInstrText>
        </w:r>
        <w:r w:rsidDel="001D74D1">
          <w:rPr>
            <w:b w:val="0"/>
            <w:caps w:val="0"/>
          </w:rPr>
        </w:r>
        <w:r w:rsidDel="001D74D1">
          <w:rPr>
            <w:b w:val="0"/>
            <w:caps w:val="0"/>
          </w:rPr>
          <w:fldChar w:fldCharType="separate"/>
        </w:r>
        <w:r w:rsidR="00175D57" w:rsidDel="001D74D1">
          <w:delText>15</w:delText>
        </w:r>
        <w:r w:rsidDel="001D74D1">
          <w:rPr>
            <w:b w:val="0"/>
            <w:caps w:val="0"/>
          </w:rPr>
          <w:fldChar w:fldCharType="end"/>
        </w:r>
      </w:del>
    </w:p>
    <w:p w14:paraId="0DC01C73" w14:textId="5EEAEA09" w:rsidR="005A31A3" w:rsidDel="001D74D1" w:rsidRDefault="005A31A3">
      <w:pPr>
        <w:pStyle w:val="TOC2"/>
        <w:tabs>
          <w:tab w:val="left" w:pos="862"/>
        </w:tabs>
        <w:ind w:left="0" w:firstLine="0"/>
        <w:rPr>
          <w:del w:id="80" w:author="Sean Hardman" w:date="2013-09-01T14:17:00Z"/>
          <w:rFonts w:asciiTheme="minorHAnsi" w:eastAsiaTheme="minorEastAsia" w:hAnsiTheme="minorHAnsi" w:cstheme="minorBidi"/>
          <w:szCs w:val="24"/>
        </w:rPr>
        <w:pPrChange w:id="81" w:author="Sean Hardman" w:date="2013-09-01T14:17:00Z">
          <w:pPr>
            <w:pStyle w:val="TOC2"/>
            <w:tabs>
              <w:tab w:val="left" w:pos="862"/>
            </w:tabs>
          </w:pPr>
        </w:pPrChange>
      </w:pPr>
      <w:del w:id="82" w:author="Sean Hardman" w:date="2013-09-01T14:17:00Z">
        <w:r w:rsidRPr="00ED3AB6" w:rsidDel="001D74D1">
          <w:rPr>
            <w:bCs/>
            <w:lang w:bidi="en-US"/>
          </w:rPr>
          <w:delText>3.1</w:delText>
        </w:r>
        <w:r w:rsidDel="001D74D1">
          <w:rPr>
            <w:rFonts w:asciiTheme="minorHAnsi" w:eastAsiaTheme="minorEastAsia" w:hAnsiTheme="minorHAnsi" w:cstheme="minorBidi"/>
            <w:szCs w:val="24"/>
          </w:rPr>
          <w:tab/>
        </w:r>
        <w:r w:rsidRPr="00ED3AB6" w:rsidDel="001D74D1">
          <w:rPr>
            <w:bCs/>
            <w:lang w:bidi="en-US"/>
          </w:rPr>
          <w:delText>Actors</w:delText>
        </w:r>
        <w:r w:rsidDel="001D74D1">
          <w:tab/>
        </w:r>
        <w:r w:rsidDel="001D74D1">
          <w:tab/>
        </w:r>
        <w:r w:rsidDel="001D74D1">
          <w:fldChar w:fldCharType="begin"/>
        </w:r>
        <w:r w:rsidDel="001D74D1">
          <w:delInstrText xml:space="preserve"> PAGEREF _Toc169515702 \h </w:delInstrText>
        </w:r>
        <w:r w:rsidDel="001D74D1">
          <w:fldChar w:fldCharType="separate"/>
        </w:r>
        <w:r w:rsidR="00175D57" w:rsidDel="001D74D1">
          <w:delText>16</w:delText>
        </w:r>
        <w:r w:rsidDel="001D74D1">
          <w:fldChar w:fldCharType="end"/>
        </w:r>
      </w:del>
    </w:p>
    <w:p w14:paraId="1E1015B6" w14:textId="29F300D2" w:rsidR="005A31A3" w:rsidDel="001D74D1" w:rsidRDefault="005A31A3">
      <w:pPr>
        <w:pStyle w:val="TOC3"/>
        <w:tabs>
          <w:tab w:val="left" w:pos="1206"/>
        </w:tabs>
        <w:ind w:left="0" w:firstLine="0"/>
        <w:rPr>
          <w:del w:id="83" w:author="Sean Hardman" w:date="2013-09-01T14:17:00Z"/>
          <w:rFonts w:asciiTheme="minorHAnsi" w:eastAsiaTheme="minorEastAsia" w:hAnsiTheme="minorHAnsi" w:cstheme="minorBidi"/>
          <w:noProof/>
          <w:szCs w:val="24"/>
        </w:rPr>
        <w:pPrChange w:id="84" w:author="Sean Hardman" w:date="2013-09-01T14:17:00Z">
          <w:pPr>
            <w:pStyle w:val="TOC3"/>
            <w:tabs>
              <w:tab w:val="left" w:pos="1206"/>
            </w:tabs>
          </w:pPr>
        </w:pPrChange>
      </w:pPr>
      <w:del w:id="85" w:author="Sean Hardman" w:date="2013-09-01T14:17:00Z">
        <w:r w:rsidRPr="00ED3AB6" w:rsidDel="001D74D1">
          <w:rPr>
            <w:bCs/>
            <w:noProof/>
            <w:lang w:bidi="en-US"/>
          </w:rPr>
          <w:delText>3.1.1</w:delText>
        </w:r>
        <w:r w:rsidDel="001D74D1">
          <w:rPr>
            <w:rFonts w:asciiTheme="minorHAnsi" w:eastAsiaTheme="minorEastAsia" w:hAnsiTheme="minorHAnsi" w:cstheme="minorBidi"/>
            <w:noProof/>
            <w:szCs w:val="24"/>
          </w:rPr>
          <w:tab/>
        </w:r>
        <w:r w:rsidRPr="00ED3AB6" w:rsidDel="001D74D1">
          <w:rPr>
            <w:bCs/>
            <w:noProof/>
            <w:lang w:bidi="en-US"/>
          </w:rPr>
          <w:delText>Data Consumer (Public)</w:delText>
        </w:r>
        <w:r w:rsidDel="001D74D1">
          <w:rPr>
            <w:noProof/>
          </w:rPr>
          <w:tab/>
        </w:r>
        <w:r w:rsidDel="001D74D1">
          <w:rPr>
            <w:noProof/>
          </w:rPr>
          <w:fldChar w:fldCharType="begin"/>
        </w:r>
        <w:r w:rsidDel="001D74D1">
          <w:rPr>
            <w:noProof/>
          </w:rPr>
          <w:delInstrText xml:space="preserve"> PAGEREF _Toc169515703 \h </w:delInstrText>
        </w:r>
        <w:r w:rsidDel="001D74D1">
          <w:rPr>
            <w:noProof/>
          </w:rPr>
        </w:r>
        <w:r w:rsidDel="001D74D1">
          <w:rPr>
            <w:noProof/>
          </w:rPr>
          <w:fldChar w:fldCharType="separate"/>
        </w:r>
        <w:r w:rsidR="00175D57" w:rsidDel="001D74D1">
          <w:rPr>
            <w:noProof/>
          </w:rPr>
          <w:delText>16</w:delText>
        </w:r>
        <w:r w:rsidDel="001D74D1">
          <w:rPr>
            <w:noProof/>
          </w:rPr>
          <w:fldChar w:fldCharType="end"/>
        </w:r>
      </w:del>
    </w:p>
    <w:p w14:paraId="6A1DA7DA" w14:textId="14B78FA1" w:rsidR="005A31A3" w:rsidDel="001D74D1" w:rsidRDefault="005A31A3">
      <w:pPr>
        <w:pStyle w:val="TOC3"/>
        <w:tabs>
          <w:tab w:val="left" w:pos="1206"/>
        </w:tabs>
        <w:ind w:left="0" w:firstLine="0"/>
        <w:rPr>
          <w:del w:id="86" w:author="Sean Hardman" w:date="2013-09-01T14:17:00Z"/>
          <w:rFonts w:asciiTheme="minorHAnsi" w:eastAsiaTheme="minorEastAsia" w:hAnsiTheme="minorHAnsi" w:cstheme="minorBidi"/>
          <w:noProof/>
          <w:szCs w:val="24"/>
        </w:rPr>
        <w:pPrChange w:id="87" w:author="Sean Hardman" w:date="2013-09-01T14:17:00Z">
          <w:pPr>
            <w:pStyle w:val="TOC3"/>
            <w:tabs>
              <w:tab w:val="left" w:pos="1206"/>
            </w:tabs>
          </w:pPr>
        </w:pPrChange>
      </w:pPr>
      <w:del w:id="88" w:author="Sean Hardman" w:date="2013-09-01T14:17:00Z">
        <w:r w:rsidRPr="00ED3AB6" w:rsidDel="001D74D1">
          <w:rPr>
            <w:bCs/>
            <w:noProof/>
            <w:lang w:bidi="en-US"/>
          </w:rPr>
          <w:delText>3.1.2</w:delText>
        </w:r>
        <w:r w:rsidDel="001D74D1">
          <w:rPr>
            <w:rFonts w:asciiTheme="minorHAnsi" w:eastAsiaTheme="minorEastAsia" w:hAnsiTheme="minorHAnsi" w:cstheme="minorBidi"/>
            <w:noProof/>
            <w:szCs w:val="24"/>
          </w:rPr>
          <w:tab/>
        </w:r>
        <w:r w:rsidRPr="00ED3AB6" w:rsidDel="001D74D1">
          <w:rPr>
            <w:bCs/>
            <w:noProof/>
            <w:lang w:bidi="en-US"/>
          </w:rPr>
          <w:delText>Data Consumer (Scientist)</w:delText>
        </w:r>
        <w:r w:rsidDel="001D74D1">
          <w:rPr>
            <w:noProof/>
          </w:rPr>
          <w:tab/>
        </w:r>
        <w:r w:rsidDel="001D74D1">
          <w:rPr>
            <w:noProof/>
          </w:rPr>
          <w:fldChar w:fldCharType="begin"/>
        </w:r>
        <w:r w:rsidDel="001D74D1">
          <w:rPr>
            <w:noProof/>
          </w:rPr>
          <w:delInstrText xml:space="preserve"> PAGEREF _Toc169515704 \h </w:delInstrText>
        </w:r>
        <w:r w:rsidDel="001D74D1">
          <w:rPr>
            <w:noProof/>
          </w:rPr>
        </w:r>
        <w:r w:rsidDel="001D74D1">
          <w:rPr>
            <w:noProof/>
          </w:rPr>
          <w:fldChar w:fldCharType="separate"/>
        </w:r>
        <w:r w:rsidR="00175D57" w:rsidDel="001D74D1">
          <w:rPr>
            <w:noProof/>
          </w:rPr>
          <w:delText>16</w:delText>
        </w:r>
        <w:r w:rsidDel="001D74D1">
          <w:rPr>
            <w:noProof/>
          </w:rPr>
          <w:fldChar w:fldCharType="end"/>
        </w:r>
      </w:del>
    </w:p>
    <w:p w14:paraId="0EBD5401" w14:textId="5FA5097E" w:rsidR="005A31A3" w:rsidDel="001D74D1" w:rsidRDefault="005A31A3">
      <w:pPr>
        <w:pStyle w:val="TOC3"/>
        <w:tabs>
          <w:tab w:val="left" w:pos="1206"/>
        </w:tabs>
        <w:ind w:left="0" w:firstLine="0"/>
        <w:rPr>
          <w:del w:id="89" w:author="Sean Hardman" w:date="2013-09-01T14:17:00Z"/>
          <w:rFonts w:asciiTheme="minorHAnsi" w:eastAsiaTheme="minorEastAsia" w:hAnsiTheme="minorHAnsi" w:cstheme="minorBidi"/>
          <w:noProof/>
          <w:szCs w:val="24"/>
        </w:rPr>
        <w:pPrChange w:id="90" w:author="Sean Hardman" w:date="2013-09-01T14:17:00Z">
          <w:pPr>
            <w:pStyle w:val="TOC3"/>
            <w:tabs>
              <w:tab w:val="left" w:pos="1206"/>
            </w:tabs>
          </w:pPr>
        </w:pPrChange>
      </w:pPr>
      <w:del w:id="91" w:author="Sean Hardman" w:date="2013-09-01T14:17:00Z">
        <w:r w:rsidDel="001D74D1">
          <w:rPr>
            <w:noProof/>
            <w:lang w:bidi="en-US"/>
          </w:rPr>
          <w:delText>3.1.3</w:delText>
        </w:r>
        <w:r w:rsidDel="001D74D1">
          <w:rPr>
            <w:rFonts w:asciiTheme="minorHAnsi" w:eastAsiaTheme="minorEastAsia" w:hAnsiTheme="minorHAnsi" w:cstheme="minorBidi"/>
            <w:noProof/>
            <w:szCs w:val="24"/>
          </w:rPr>
          <w:tab/>
        </w:r>
        <w:r w:rsidDel="001D74D1">
          <w:rPr>
            <w:noProof/>
            <w:lang w:bidi="en-US"/>
          </w:rPr>
          <w:delText>Data Engineer</w:delText>
        </w:r>
        <w:r w:rsidDel="001D74D1">
          <w:rPr>
            <w:noProof/>
          </w:rPr>
          <w:tab/>
        </w:r>
        <w:r w:rsidDel="001D74D1">
          <w:rPr>
            <w:noProof/>
          </w:rPr>
          <w:fldChar w:fldCharType="begin"/>
        </w:r>
        <w:r w:rsidDel="001D74D1">
          <w:rPr>
            <w:noProof/>
          </w:rPr>
          <w:delInstrText xml:space="preserve"> PAGEREF _Toc169515705 \h </w:delInstrText>
        </w:r>
        <w:r w:rsidDel="001D74D1">
          <w:rPr>
            <w:noProof/>
          </w:rPr>
        </w:r>
        <w:r w:rsidDel="001D74D1">
          <w:rPr>
            <w:noProof/>
          </w:rPr>
          <w:fldChar w:fldCharType="separate"/>
        </w:r>
        <w:r w:rsidR="00175D57" w:rsidDel="001D74D1">
          <w:rPr>
            <w:noProof/>
          </w:rPr>
          <w:delText>16</w:delText>
        </w:r>
        <w:r w:rsidDel="001D74D1">
          <w:rPr>
            <w:noProof/>
          </w:rPr>
          <w:fldChar w:fldCharType="end"/>
        </w:r>
      </w:del>
    </w:p>
    <w:p w14:paraId="104C5CDE" w14:textId="4CE723F8" w:rsidR="005A31A3" w:rsidDel="001D74D1" w:rsidRDefault="005A31A3">
      <w:pPr>
        <w:pStyle w:val="TOC3"/>
        <w:tabs>
          <w:tab w:val="left" w:pos="1206"/>
        </w:tabs>
        <w:ind w:left="0" w:firstLine="0"/>
        <w:rPr>
          <w:del w:id="92" w:author="Sean Hardman" w:date="2013-09-01T14:17:00Z"/>
          <w:rFonts w:asciiTheme="minorHAnsi" w:eastAsiaTheme="minorEastAsia" w:hAnsiTheme="minorHAnsi" w:cstheme="minorBidi"/>
          <w:noProof/>
          <w:szCs w:val="24"/>
        </w:rPr>
        <w:pPrChange w:id="93" w:author="Sean Hardman" w:date="2013-09-01T14:17:00Z">
          <w:pPr>
            <w:pStyle w:val="TOC3"/>
            <w:tabs>
              <w:tab w:val="left" w:pos="1206"/>
            </w:tabs>
          </w:pPr>
        </w:pPrChange>
      </w:pPr>
      <w:del w:id="94" w:author="Sean Hardman" w:date="2013-09-01T14:17:00Z">
        <w:r w:rsidRPr="00ED3AB6" w:rsidDel="001D74D1">
          <w:rPr>
            <w:bCs/>
            <w:noProof/>
            <w:lang w:bidi="en-US"/>
          </w:rPr>
          <w:delText>3.1.4</w:delText>
        </w:r>
        <w:r w:rsidDel="001D74D1">
          <w:rPr>
            <w:rFonts w:asciiTheme="minorHAnsi" w:eastAsiaTheme="minorEastAsia" w:hAnsiTheme="minorHAnsi" w:cstheme="minorBidi"/>
            <w:noProof/>
            <w:szCs w:val="24"/>
          </w:rPr>
          <w:tab/>
        </w:r>
        <w:r w:rsidRPr="00ED3AB6" w:rsidDel="001D74D1">
          <w:rPr>
            <w:bCs/>
            <w:noProof/>
            <w:lang w:bidi="en-US"/>
          </w:rPr>
          <w:delText>Operator</w:delText>
        </w:r>
        <w:r w:rsidDel="001D74D1">
          <w:rPr>
            <w:noProof/>
          </w:rPr>
          <w:tab/>
        </w:r>
        <w:r w:rsidDel="001D74D1">
          <w:rPr>
            <w:noProof/>
          </w:rPr>
          <w:fldChar w:fldCharType="begin"/>
        </w:r>
        <w:r w:rsidDel="001D74D1">
          <w:rPr>
            <w:noProof/>
          </w:rPr>
          <w:delInstrText xml:space="preserve"> PAGEREF _Toc169515706 \h </w:delInstrText>
        </w:r>
        <w:r w:rsidDel="001D74D1">
          <w:rPr>
            <w:noProof/>
          </w:rPr>
        </w:r>
        <w:r w:rsidDel="001D74D1">
          <w:rPr>
            <w:noProof/>
          </w:rPr>
          <w:fldChar w:fldCharType="separate"/>
        </w:r>
        <w:r w:rsidR="00175D57" w:rsidDel="001D74D1">
          <w:rPr>
            <w:noProof/>
          </w:rPr>
          <w:delText>16</w:delText>
        </w:r>
        <w:r w:rsidDel="001D74D1">
          <w:rPr>
            <w:noProof/>
          </w:rPr>
          <w:fldChar w:fldCharType="end"/>
        </w:r>
      </w:del>
    </w:p>
    <w:p w14:paraId="5C937475" w14:textId="1D5CBDAF" w:rsidR="005A31A3" w:rsidDel="001D74D1" w:rsidRDefault="005A31A3">
      <w:pPr>
        <w:pStyle w:val="TOC3"/>
        <w:tabs>
          <w:tab w:val="left" w:pos="1206"/>
        </w:tabs>
        <w:ind w:left="0" w:firstLine="0"/>
        <w:rPr>
          <w:del w:id="95" w:author="Sean Hardman" w:date="2013-09-01T14:17:00Z"/>
          <w:rFonts w:asciiTheme="minorHAnsi" w:eastAsiaTheme="minorEastAsia" w:hAnsiTheme="minorHAnsi" w:cstheme="minorBidi"/>
          <w:noProof/>
          <w:szCs w:val="24"/>
        </w:rPr>
        <w:pPrChange w:id="96" w:author="Sean Hardman" w:date="2013-09-01T14:17:00Z">
          <w:pPr>
            <w:pStyle w:val="TOC3"/>
            <w:tabs>
              <w:tab w:val="left" w:pos="1206"/>
            </w:tabs>
          </w:pPr>
        </w:pPrChange>
      </w:pPr>
      <w:del w:id="97" w:author="Sean Hardman" w:date="2013-09-01T14:17:00Z">
        <w:r w:rsidRPr="00ED3AB6" w:rsidDel="001D74D1">
          <w:rPr>
            <w:bCs/>
            <w:noProof/>
            <w:lang w:bidi="en-US"/>
          </w:rPr>
          <w:delText>3.1.5</w:delText>
        </w:r>
        <w:r w:rsidDel="001D74D1">
          <w:rPr>
            <w:rFonts w:asciiTheme="minorHAnsi" w:eastAsiaTheme="minorEastAsia" w:hAnsiTheme="minorHAnsi" w:cstheme="minorBidi"/>
            <w:noProof/>
            <w:szCs w:val="24"/>
          </w:rPr>
          <w:tab/>
        </w:r>
        <w:r w:rsidRPr="00ED3AB6" w:rsidDel="001D74D1">
          <w:rPr>
            <w:bCs/>
            <w:noProof/>
            <w:lang w:bidi="en-US"/>
          </w:rPr>
          <w:delText>Services, Tools and Applications</w:delText>
        </w:r>
        <w:r w:rsidDel="001D74D1">
          <w:rPr>
            <w:noProof/>
          </w:rPr>
          <w:tab/>
        </w:r>
        <w:r w:rsidDel="001D74D1">
          <w:rPr>
            <w:noProof/>
          </w:rPr>
          <w:fldChar w:fldCharType="begin"/>
        </w:r>
        <w:r w:rsidDel="001D74D1">
          <w:rPr>
            <w:noProof/>
          </w:rPr>
          <w:delInstrText xml:space="preserve"> PAGEREF _Toc169515707 \h </w:delInstrText>
        </w:r>
        <w:r w:rsidDel="001D74D1">
          <w:rPr>
            <w:noProof/>
          </w:rPr>
        </w:r>
        <w:r w:rsidDel="001D74D1">
          <w:rPr>
            <w:noProof/>
          </w:rPr>
          <w:fldChar w:fldCharType="separate"/>
        </w:r>
        <w:r w:rsidR="00175D57" w:rsidDel="001D74D1">
          <w:rPr>
            <w:noProof/>
          </w:rPr>
          <w:delText>16</w:delText>
        </w:r>
        <w:r w:rsidDel="001D74D1">
          <w:rPr>
            <w:noProof/>
          </w:rPr>
          <w:fldChar w:fldCharType="end"/>
        </w:r>
      </w:del>
    </w:p>
    <w:p w14:paraId="1FE7951B" w14:textId="0CEE9C12" w:rsidR="005A31A3" w:rsidDel="001D74D1" w:rsidRDefault="005A31A3">
      <w:pPr>
        <w:pStyle w:val="TOC2"/>
        <w:tabs>
          <w:tab w:val="left" w:pos="862"/>
        </w:tabs>
        <w:ind w:left="0" w:firstLine="0"/>
        <w:rPr>
          <w:del w:id="98" w:author="Sean Hardman" w:date="2013-09-01T14:17:00Z"/>
          <w:rFonts w:asciiTheme="minorHAnsi" w:eastAsiaTheme="minorEastAsia" w:hAnsiTheme="minorHAnsi" w:cstheme="minorBidi"/>
          <w:szCs w:val="24"/>
        </w:rPr>
        <w:pPrChange w:id="99" w:author="Sean Hardman" w:date="2013-09-01T14:17:00Z">
          <w:pPr>
            <w:pStyle w:val="TOC2"/>
            <w:tabs>
              <w:tab w:val="left" w:pos="862"/>
            </w:tabs>
          </w:pPr>
        </w:pPrChange>
      </w:pPr>
      <w:del w:id="100" w:author="Sean Hardman" w:date="2013-09-01T14:17:00Z">
        <w:r w:rsidRPr="00ED3AB6" w:rsidDel="001D74D1">
          <w:rPr>
            <w:bCs/>
            <w:lang w:bidi="en-US"/>
          </w:rPr>
          <w:delText>3.2</w:delText>
        </w:r>
        <w:r w:rsidDel="001D74D1">
          <w:rPr>
            <w:rFonts w:asciiTheme="minorHAnsi" w:eastAsiaTheme="minorEastAsia" w:hAnsiTheme="minorHAnsi" w:cstheme="minorBidi"/>
            <w:szCs w:val="24"/>
          </w:rPr>
          <w:tab/>
        </w:r>
        <w:r w:rsidRPr="00ED3AB6" w:rsidDel="001D74D1">
          <w:rPr>
            <w:bCs/>
            <w:lang w:bidi="en-US"/>
          </w:rPr>
          <w:delText>Cases</w:delText>
        </w:r>
        <w:r w:rsidDel="001D74D1">
          <w:tab/>
        </w:r>
        <w:r w:rsidDel="001D74D1">
          <w:tab/>
        </w:r>
        <w:r w:rsidDel="001D74D1">
          <w:fldChar w:fldCharType="begin"/>
        </w:r>
        <w:r w:rsidDel="001D74D1">
          <w:delInstrText xml:space="preserve"> PAGEREF _Toc169515708 \h </w:delInstrText>
        </w:r>
        <w:r w:rsidDel="001D74D1">
          <w:fldChar w:fldCharType="separate"/>
        </w:r>
        <w:r w:rsidR="00175D57" w:rsidDel="001D74D1">
          <w:delText>16</w:delText>
        </w:r>
        <w:r w:rsidDel="001D74D1">
          <w:fldChar w:fldCharType="end"/>
        </w:r>
      </w:del>
    </w:p>
    <w:p w14:paraId="124FF62B" w14:textId="34506FB6" w:rsidR="005A31A3" w:rsidDel="001D74D1" w:rsidRDefault="005A31A3">
      <w:pPr>
        <w:pStyle w:val="TOC3"/>
        <w:tabs>
          <w:tab w:val="left" w:pos="1206"/>
        </w:tabs>
        <w:ind w:left="0" w:firstLine="0"/>
        <w:rPr>
          <w:del w:id="101" w:author="Sean Hardman" w:date="2013-09-01T14:17:00Z"/>
          <w:rFonts w:asciiTheme="minorHAnsi" w:eastAsiaTheme="minorEastAsia" w:hAnsiTheme="minorHAnsi" w:cstheme="minorBidi"/>
          <w:noProof/>
          <w:szCs w:val="24"/>
        </w:rPr>
        <w:pPrChange w:id="102" w:author="Sean Hardman" w:date="2013-09-01T14:17:00Z">
          <w:pPr>
            <w:pStyle w:val="TOC3"/>
            <w:tabs>
              <w:tab w:val="left" w:pos="1206"/>
            </w:tabs>
          </w:pPr>
        </w:pPrChange>
      </w:pPr>
      <w:del w:id="103" w:author="Sean Hardman" w:date="2013-09-01T14:17:00Z">
        <w:r w:rsidRPr="00ED3AB6" w:rsidDel="001D74D1">
          <w:rPr>
            <w:bCs/>
            <w:noProof/>
            <w:lang w:bidi="en-US"/>
          </w:rPr>
          <w:delText>3.2.1</w:delText>
        </w:r>
        <w:r w:rsidDel="001D74D1">
          <w:rPr>
            <w:rFonts w:asciiTheme="minorHAnsi" w:eastAsiaTheme="minorEastAsia" w:hAnsiTheme="minorHAnsi" w:cstheme="minorBidi"/>
            <w:noProof/>
            <w:szCs w:val="24"/>
          </w:rPr>
          <w:tab/>
        </w:r>
        <w:r w:rsidRPr="00ED3AB6" w:rsidDel="001D74D1">
          <w:rPr>
            <w:bCs/>
            <w:noProof/>
            <w:lang w:bidi="en-US"/>
          </w:rPr>
          <w:delText>Index Metadata</w:delText>
        </w:r>
        <w:r w:rsidDel="001D74D1">
          <w:rPr>
            <w:noProof/>
          </w:rPr>
          <w:tab/>
        </w:r>
        <w:r w:rsidDel="001D74D1">
          <w:rPr>
            <w:noProof/>
          </w:rPr>
          <w:fldChar w:fldCharType="begin"/>
        </w:r>
        <w:r w:rsidDel="001D74D1">
          <w:rPr>
            <w:noProof/>
          </w:rPr>
          <w:delInstrText xml:space="preserve"> PAGEREF _Toc169515709 \h </w:delInstrText>
        </w:r>
        <w:r w:rsidDel="001D74D1">
          <w:rPr>
            <w:noProof/>
          </w:rPr>
        </w:r>
        <w:r w:rsidDel="001D74D1">
          <w:rPr>
            <w:noProof/>
          </w:rPr>
          <w:fldChar w:fldCharType="separate"/>
        </w:r>
        <w:r w:rsidR="00175D57" w:rsidDel="001D74D1">
          <w:rPr>
            <w:noProof/>
          </w:rPr>
          <w:delText>17</w:delText>
        </w:r>
        <w:r w:rsidDel="001D74D1">
          <w:rPr>
            <w:noProof/>
          </w:rPr>
          <w:fldChar w:fldCharType="end"/>
        </w:r>
      </w:del>
    </w:p>
    <w:p w14:paraId="20A37C6E" w14:textId="51A0CA3C" w:rsidR="005A31A3" w:rsidDel="001D74D1" w:rsidRDefault="005A31A3">
      <w:pPr>
        <w:pStyle w:val="TOC3"/>
        <w:tabs>
          <w:tab w:val="left" w:pos="1206"/>
        </w:tabs>
        <w:ind w:left="0" w:firstLine="0"/>
        <w:rPr>
          <w:del w:id="104" w:author="Sean Hardman" w:date="2013-09-01T14:17:00Z"/>
          <w:rFonts w:asciiTheme="minorHAnsi" w:eastAsiaTheme="minorEastAsia" w:hAnsiTheme="minorHAnsi" w:cstheme="minorBidi"/>
          <w:noProof/>
          <w:szCs w:val="24"/>
        </w:rPr>
        <w:pPrChange w:id="105" w:author="Sean Hardman" w:date="2013-09-01T14:17:00Z">
          <w:pPr>
            <w:pStyle w:val="TOC3"/>
            <w:tabs>
              <w:tab w:val="left" w:pos="1206"/>
            </w:tabs>
          </w:pPr>
        </w:pPrChange>
      </w:pPr>
      <w:del w:id="106" w:author="Sean Hardman" w:date="2013-09-01T14:17:00Z">
        <w:r w:rsidDel="001D74D1">
          <w:rPr>
            <w:noProof/>
            <w:lang w:bidi="en-US"/>
          </w:rPr>
          <w:delText>3.2.2</w:delText>
        </w:r>
        <w:r w:rsidDel="001D74D1">
          <w:rPr>
            <w:rFonts w:asciiTheme="minorHAnsi" w:eastAsiaTheme="minorEastAsia" w:hAnsiTheme="minorHAnsi" w:cstheme="minorBidi"/>
            <w:noProof/>
            <w:szCs w:val="24"/>
          </w:rPr>
          <w:tab/>
        </w:r>
        <w:r w:rsidDel="001D74D1">
          <w:rPr>
            <w:noProof/>
            <w:lang w:bidi="en-US"/>
          </w:rPr>
          <w:delText>Search Simply</w:delText>
        </w:r>
        <w:r w:rsidDel="001D74D1">
          <w:rPr>
            <w:noProof/>
          </w:rPr>
          <w:tab/>
        </w:r>
        <w:r w:rsidDel="001D74D1">
          <w:rPr>
            <w:noProof/>
          </w:rPr>
          <w:fldChar w:fldCharType="begin"/>
        </w:r>
        <w:r w:rsidDel="001D74D1">
          <w:rPr>
            <w:noProof/>
          </w:rPr>
          <w:delInstrText xml:space="preserve"> PAGEREF _Toc169515710 \h </w:delInstrText>
        </w:r>
        <w:r w:rsidDel="001D74D1">
          <w:rPr>
            <w:noProof/>
          </w:rPr>
        </w:r>
        <w:r w:rsidDel="001D74D1">
          <w:rPr>
            <w:noProof/>
          </w:rPr>
          <w:fldChar w:fldCharType="separate"/>
        </w:r>
        <w:r w:rsidR="00175D57" w:rsidDel="001D74D1">
          <w:rPr>
            <w:noProof/>
          </w:rPr>
          <w:delText>17</w:delText>
        </w:r>
        <w:r w:rsidDel="001D74D1">
          <w:rPr>
            <w:noProof/>
          </w:rPr>
          <w:fldChar w:fldCharType="end"/>
        </w:r>
      </w:del>
    </w:p>
    <w:p w14:paraId="3AE95344" w14:textId="5D9EFADF" w:rsidR="005A31A3" w:rsidDel="001D74D1" w:rsidRDefault="005A31A3">
      <w:pPr>
        <w:pStyle w:val="TOC3"/>
        <w:tabs>
          <w:tab w:val="left" w:pos="1206"/>
        </w:tabs>
        <w:ind w:left="0" w:firstLine="0"/>
        <w:rPr>
          <w:del w:id="107" w:author="Sean Hardman" w:date="2013-09-01T14:17:00Z"/>
          <w:rFonts w:asciiTheme="minorHAnsi" w:eastAsiaTheme="minorEastAsia" w:hAnsiTheme="minorHAnsi" w:cstheme="minorBidi"/>
          <w:noProof/>
          <w:szCs w:val="24"/>
        </w:rPr>
        <w:pPrChange w:id="108" w:author="Sean Hardman" w:date="2013-09-01T14:17:00Z">
          <w:pPr>
            <w:pStyle w:val="TOC3"/>
            <w:tabs>
              <w:tab w:val="left" w:pos="1206"/>
            </w:tabs>
          </w:pPr>
        </w:pPrChange>
      </w:pPr>
      <w:del w:id="109" w:author="Sean Hardman" w:date="2013-09-01T14:17:00Z">
        <w:r w:rsidRPr="00ED3AB6" w:rsidDel="001D74D1">
          <w:rPr>
            <w:bCs/>
            <w:noProof/>
            <w:lang w:bidi="en-US"/>
          </w:rPr>
          <w:delText>3.2.3</w:delText>
        </w:r>
        <w:r w:rsidDel="001D74D1">
          <w:rPr>
            <w:rFonts w:asciiTheme="minorHAnsi" w:eastAsiaTheme="minorEastAsia" w:hAnsiTheme="minorHAnsi" w:cstheme="minorBidi"/>
            <w:noProof/>
            <w:szCs w:val="24"/>
          </w:rPr>
          <w:tab/>
        </w:r>
        <w:r w:rsidRPr="00ED3AB6" w:rsidDel="001D74D1">
          <w:rPr>
            <w:bCs/>
            <w:noProof/>
            <w:lang w:bidi="en-US"/>
          </w:rPr>
          <w:delText>Search with Complex Constraints</w:delText>
        </w:r>
        <w:r w:rsidDel="001D74D1">
          <w:rPr>
            <w:noProof/>
          </w:rPr>
          <w:tab/>
        </w:r>
        <w:r w:rsidDel="001D74D1">
          <w:rPr>
            <w:noProof/>
          </w:rPr>
          <w:fldChar w:fldCharType="begin"/>
        </w:r>
        <w:r w:rsidDel="001D74D1">
          <w:rPr>
            <w:noProof/>
          </w:rPr>
          <w:delInstrText xml:space="preserve"> PAGEREF _Toc169515711 \h </w:delInstrText>
        </w:r>
        <w:r w:rsidDel="001D74D1">
          <w:rPr>
            <w:noProof/>
          </w:rPr>
        </w:r>
        <w:r w:rsidDel="001D74D1">
          <w:rPr>
            <w:noProof/>
          </w:rPr>
          <w:fldChar w:fldCharType="separate"/>
        </w:r>
        <w:r w:rsidR="00175D57" w:rsidDel="001D74D1">
          <w:rPr>
            <w:noProof/>
          </w:rPr>
          <w:delText>18</w:delText>
        </w:r>
        <w:r w:rsidDel="001D74D1">
          <w:rPr>
            <w:noProof/>
          </w:rPr>
          <w:fldChar w:fldCharType="end"/>
        </w:r>
      </w:del>
    </w:p>
    <w:p w14:paraId="242C203C" w14:textId="7814BA04" w:rsidR="005A31A3" w:rsidDel="001D74D1" w:rsidRDefault="005A31A3">
      <w:pPr>
        <w:pStyle w:val="TOC3"/>
        <w:tabs>
          <w:tab w:val="left" w:pos="1206"/>
        </w:tabs>
        <w:ind w:left="0" w:firstLine="0"/>
        <w:rPr>
          <w:del w:id="110" w:author="Sean Hardman" w:date="2013-09-01T14:17:00Z"/>
          <w:rFonts w:asciiTheme="minorHAnsi" w:eastAsiaTheme="minorEastAsia" w:hAnsiTheme="minorHAnsi" w:cstheme="minorBidi"/>
          <w:noProof/>
          <w:szCs w:val="24"/>
        </w:rPr>
        <w:pPrChange w:id="111" w:author="Sean Hardman" w:date="2013-09-01T14:17:00Z">
          <w:pPr>
            <w:pStyle w:val="TOC3"/>
            <w:tabs>
              <w:tab w:val="left" w:pos="1206"/>
            </w:tabs>
          </w:pPr>
        </w:pPrChange>
      </w:pPr>
      <w:del w:id="112" w:author="Sean Hardman" w:date="2013-09-01T14:17:00Z">
        <w:r w:rsidRPr="00ED3AB6" w:rsidDel="001D74D1">
          <w:rPr>
            <w:bCs/>
            <w:noProof/>
            <w:lang w:bidi="en-US"/>
          </w:rPr>
          <w:delText>3.2.4</w:delText>
        </w:r>
        <w:r w:rsidDel="001D74D1">
          <w:rPr>
            <w:rFonts w:asciiTheme="minorHAnsi" w:eastAsiaTheme="minorEastAsia" w:hAnsiTheme="minorHAnsi" w:cstheme="minorBidi"/>
            <w:noProof/>
            <w:szCs w:val="24"/>
          </w:rPr>
          <w:tab/>
        </w:r>
        <w:r w:rsidRPr="00ED3AB6" w:rsidDel="001D74D1">
          <w:rPr>
            <w:bCs/>
            <w:noProof/>
            <w:lang w:bidi="en-US"/>
          </w:rPr>
          <w:delText>Search Using an API</w:delText>
        </w:r>
        <w:r w:rsidDel="001D74D1">
          <w:rPr>
            <w:noProof/>
          </w:rPr>
          <w:tab/>
        </w:r>
        <w:r w:rsidDel="001D74D1">
          <w:rPr>
            <w:noProof/>
          </w:rPr>
          <w:fldChar w:fldCharType="begin"/>
        </w:r>
        <w:r w:rsidDel="001D74D1">
          <w:rPr>
            <w:noProof/>
          </w:rPr>
          <w:delInstrText xml:space="preserve"> PAGEREF _Toc169515712 \h </w:delInstrText>
        </w:r>
        <w:r w:rsidDel="001D74D1">
          <w:rPr>
            <w:noProof/>
          </w:rPr>
        </w:r>
        <w:r w:rsidDel="001D74D1">
          <w:rPr>
            <w:noProof/>
          </w:rPr>
          <w:fldChar w:fldCharType="separate"/>
        </w:r>
        <w:r w:rsidR="00175D57" w:rsidDel="001D74D1">
          <w:rPr>
            <w:noProof/>
          </w:rPr>
          <w:delText>19</w:delText>
        </w:r>
        <w:r w:rsidDel="001D74D1">
          <w:rPr>
            <w:noProof/>
          </w:rPr>
          <w:fldChar w:fldCharType="end"/>
        </w:r>
      </w:del>
    </w:p>
    <w:p w14:paraId="4BDD710B" w14:textId="6AF438AC" w:rsidR="005A31A3" w:rsidDel="001D74D1" w:rsidRDefault="005A31A3">
      <w:pPr>
        <w:pStyle w:val="TOC1"/>
        <w:tabs>
          <w:tab w:val="left" w:pos="574"/>
        </w:tabs>
        <w:ind w:left="0" w:firstLine="0"/>
        <w:rPr>
          <w:del w:id="113" w:author="Sean Hardman" w:date="2013-09-01T14:17:00Z"/>
          <w:rFonts w:asciiTheme="minorHAnsi" w:eastAsiaTheme="minorEastAsia" w:hAnsiTheme="minorHAnsi" w:cstheme="minorBidi"/>
          <w:b w:val="0"/>
          <w:caps w:val="0"/>
          <w:szCs w:val="24"/>
        </w:rPr>
        <w:pPrChange w:id="114" w:author="Sean Hardman" w:date="2013-09-01T14:17:00Z">
          <w:pPr>
            <w:pStyle w:val="TOC1"/>
            <w:tabs>
              <w:tab w:val="left" w:pos="574"/>
            </w:tabs>
          </w:pPr>
        </w:pPrChange>
      </w:pPr>
      <w:del w:id="115" w:author="Sean Hardman" w:date="2013-09-01T14:17:00Z">
        <w:r w:rsidDel="001D74D1">
          <w:delText>4.0</w:delText>
        </w:r>
        <w:r w:rsidDel="001D74D1">
          <w:rPr>
            <w:rFonts w:asciiTheme="minorHAnsi" w:eastAsiaTheme="minorEastAsia" w:hAnsiTheme="minorHAnsi" w:cstheme="minorBidi"/>
            <w:b w:val="0"/>
            <w:caps w:val="0"/>
            <w:szCs w:val="24"/>
          </w:rPr>
          <w:tab/>
        </w:r>
        <w:r w:rsidDel="001D74D1">
          <w:delText>Requirements</w:delText>
        </w:r>
        <w:r w:rsidDel="001D74D1">
          <w:tab/>
        </w:r>
        <w:r w:rsidDel="001D74D1">
          <w:rPr>
            <w:b w:val="0"/>
            <w:caps w:val="0"/>
          </w:rPr>
          <w:fldChar w:fldCharType="begin"/>
        </w:r>
        <w:r w:rsidDel="001D74D1">
          <w:delInstrText xml:space="preserve"> PAGEREF _Toc169515713 \h </w:delInstrText>
        </w:r>
        <w:r w:rsidDel="001D74D1">
          <w:rPr>
            <w:b w:val="0"/>
            <w:caps w:val="0"/>
          </w:rPr>
        </w:r>
        <w:r w:rsidDel="001D74D1">
          <w:rPr>
            <w:b w:val="0"/>
            <w:caps w:val="0"/>
          </w:rPr>
          <w:fldChar w:fldCharType="separate"/>
        </w:r>
        <w:r w:rsidR="00175D57" w:rsidDel="001D74D1">
          <w:delText>20</w:delText>
        </w:r>
        <w:r w:rsidDel="001D74D1">
          <w:rPr>
            <w:b w:val="0"/>
            <w:caps w:val="0"/>
          </w:rPr>
          <w:fldChar w:fldCharType="end"/>
        </w:r>
      </w:del>
    </w:p>
    <w:p w14:paraId="09468545" w14:textId="2C0F10A7" w:rsidR="005A31A3" w:rsidDel="001D74D1" w:rsidRDefault="005A31A3">
      <w:pPr>
        <w:pStyle w:val="TOC2"/>
        <w:tabs>
          <w:tab w:val="left" w:pos="862"/>
        </w:tabs>
        <w:ind w:left="0" w:firstLine="0"/>
        <w:rPr>
          <w:del w:id="116" w:author="Sean Hardman" w:date="2013-09-01T14:17:00Z"/>
          <w:rFonts w:asciiTheme="minorHAnsi" w:eastAsiaTheme="minorEastAsia" w:hAnsiTheme="minorHAnsi" w:cstheme="minorBidi"/>
          <w:szCs w:val="24"/>
        </w:rPr>
        <w:pPrChange w:id="117" w:author="Sean Hardman" w:date="2013-09-01T14:17:00Z">
          <w:pPr>
            <w:pStyle w:val="TOC2"/>
            <w:tabs>
              <w:tab w:val="left" w:pos="862"/>
            </w:tabs>
          </w:pPr>
        </w:pPrChange>
      </w:pPr>
      <w:del w:id="118" w:author="Sean Hardman" w:date="2013-09-01T14:17:00Z">
        <w:r w:rsidDel="001D74D1">
          <w:delText>4.1</w:delText>
        </w:r>
        <w:r w:rsidDel="001D74D1">
          <w:rPr>
            <w:rFonts w:asciiTheme="minorHAnsi" w:eastAsiaTheme="minorEastAsia" w:hAnsiTheme="minorHAnsi" w:cstheme="minorBidi"/>
            <w:szCs w:val="24"/>
          </w:rPr>
          <w:tab/>
        </w:r>
        <w:r w:rsidDel="001D74D1">
          <w:delText>Level 4 Requirements</w:delText>
        </w:r>
        <w:r w:rsidDel="001D74D1">
          <w:tab/>
        </w:r>
        <w:r w:rsidDel="001D74D1">
          <w:fldChar w:fldCharType="begin"/>
        </w:r>
        <w:r w:rsidDel="001D74D1">
          <w:delInstrText xml:space="preserve"> PAGEREF _Toc169515714 \h </w:delInstrText>
        </w:r>
        <w:r w:rsidDel="001D74D1">
          <w:fldChar w:fldCharType="separate"/>
        </w:r>
        <w:r w:rsidR="00175D57" w:rsidDel="001D74D1">
          <w:delText>20</w:delText>
        </w:r>
        <w:r w:rsidDel="001D74D1">
          <w:fldChar w:fldCharType="end"/>
        </w:r>
      </w:del>
    </w:p>
    <w:p w14:paraId="71736C79" w14:textId="60E94087" w:rsidR="005A31A3" w:rsidDel="001D74D1" w:rsidRDefault="005A31A3">
      <w:pPr>
        <w:pStyle w:val="TOC2"/>
        <w:tabs>
          <w:tab w:val="left" w:pos="862"/>
        </w:tabs>
        <w:ind w:left="0" w:firstLine="0"/>
        <w:rPr>
          <w:del w:id="119" w:author="Sean Hardman" w:date="2013-09-01T14:17:00Z"/>
          <w:rFonts w:asciiTheme="minorHAnsi" w:eastAsiaTheme="minorEastAsia" w:hAnsiTheme="minorHAnsi" w:cstheme="minorBidi"/>
          <w:szCs w:val="24"/>
        </w:rPr>
        <w:pPrChange w:id="120" w:author="Sean Hardman" w:date="2013-09-01T14:17:00Z">
          <w:pPr>
            <w:pStyle w:val="TOC2"/>
            <w:tabs>
              <w:tab w:val="left" w:pos="862"/>
            </w:tabs>
          </w:pPr>
        </w:pPrChange>
      </w:pPr>
      <w:del w:id="121" w:author="Sean Hardman" w:date="2013-09-01T14:17:00Z">
        <w:r w:rsidDel="001D74D1">
          <w:delText>4.2</w:delText>
        </w:r>
        <w:r w:rsidDel="001D74D1">
          <w:rPr>
            <w:rFonts w:asciiTheme="minorHAnsi" w:eastAsiaTheme="minorEastAsia" w:hAnsiTheme="minorHAnsi" w:cstheme="minorBidi"/>
            <w:szCs w:val="24"/>
          </w:rPr>
          <w:tab/>
        </w:r>
        <w:r w:rsidDel="001D74D1">
          <w:delText>Level 5 Requirements</w:delText>
        </w:r>
        <w:r w:rsidDel="001D74D1">
          <w:tab/>
        </w:r>
        <w:r w:rsidDel="001D74D1">
          <w:fldChar w:fldCharType="begin"/>
        </w:r>
        <w:r w:rsidDel="001D74D1">
          <w:delInstrText xml:space="preserve"> PAGEREF _Toc169515715 \h </w:delInstrText>
        </w:r>
        <w:r w:rsidDel="001D74D1">
          <w:fldChar w:fldCharType="separate"/>
        </w:r>
        <w:r w:rsidR="00175D57" w:rsidDel="001D74D1">
          <w:delText>20</w:delText>
        </w:r>
        <w:r w:rsidDel="001D74D1">
          <w:fldChar w:fldCharType="end"/>
        </w:r>
      </w:del>
    </w:p>
    <w:p w14:paraId="741557F0" w14:textId="6F88DC2F" w:rsidR="005A31A3" w:rsidDel="001D74D1" w:rsidRDefault="005A31A3">
      <w:pPr>
        <w:pStyle w:val="TOC1"/>
        <w:tabs>
          <w:tab w:val="left" w:pos="574"/>
        </w:tabs>
        <w:ind w:left="0" w:firstLine="0"/>
        <w:rPr>
          <w:del w:id="122" w:author="Sean Hardman" w:date="2013-09-01T14:17:00Z"/>
          <w:rFonts w:asciiTheme="minorHAnsi" w:eastAsiaTheme="minorEastAsia" w:hAnsiTheme="minorHAnsi" w:cstheme="minorBidi"/>
          <w:b w:val="0"/>
          <w:caps w:val="0"/>
          <w:szCs w:val="24"/>
        </w:rPr>
        <w:pPrChange w:id="123" w:author="Sean Hardman" w:date="2013-09-01T14:17:00Z">
          <w:pPr>
            <w:pStyle w:val="TOC1"/>
            <w:tabs>
              <w:tab w:val="left" w:pos="574"/>
            </w:tabs>
          </w:pPr>
        </w:pPrChange>
      </w:pPr>
      <w:del w:id="124" w:author="Sean Hardman" w:date="2013-09-01T14:17:00Z">
        <w:r w:rsidDel="001D74D1">
          <w:delText>5.0</w:delText>
        </w:r>
        <w:r w:rsidDel="001D74D1">
          <w:rPr>
            <w:rFonts w:asciiTheme="minorHAnsi" w:eastAsiaTheme="minorEastAsia" w:hAnsiTheme="minorHAnsi" w:cstheme="minorBidi"/>
            <w:b w:val="0"/>
            <w:caps w:val="0"/>
            <w:szCs w:val="24"/>
          </w:rPr>
          <w:tab/>
        </w:r>
        <w:r w:rsidDel="001D74D1">
          <w:delText>Design Philosophy, Assumptions, and Constraints</w:delText>
        </w:r>
        <w:r w:rsidDel="001D74D1">
          <w:tab/>
        </w:r>
        <w:r w:rsidDel="001D74D1">
          <w:rPr>
            <w:b w:val="0"/>
            <w:caps w:val="0"/>
          </w:rPr>
          <w:fldChar w:fldCharType="begin"/>
        </w:r>
        <w:r w:rsidDel="001D74D1">
          <w:delInstrText xml:space="preserve"> PAGEREF _Toc169515716 \h </w:delInstrText>
        </w:r>
        <w:r w:rsidDel="001D74D1">
          <w:rPr>
            <w:b w:val="0"/>
            <w:caps w:val="0"/>
          </w:rPr>
        </w:r>
        <w:r w:rsidDel="001D74D1">
          <w:rPr>
            <w:b w:val="0"/>
            <w:caps w:val="0"/>
          </w:rPr>
          <w:fldChar w:fldCharType="separate"/>
        </w:r>
        <w:r w:rsidR="00175D57" w:rsidDel="001D74D1">
          <w:delText>23</w:delText>
        </w:r>
        <w:r w:rsidDel="001D74D1">
          <w:rPr>
            <w:b w:val="0"/>
            <w:caps w:val="0"/>
          </w:rPr>
          <w:fldChar w:fldCharType="end"/>
        </w:r>
      </w:del>
    </w:p>
    <w:p w14:paraId="71DB874C" w14:textId="257DC4AD" w:rsidR="005A31A3" w:rsidDel="001D74D1" w:rsidRDefault="005A31A3">
      <w:pPr>
        <w:pStyle w:val="TOC1"/>
        <w:tabs>
          <w:tab w:val="left" w:pos="574"/>
        </w:tabs>
        <w:ind w:left="0" w:firstLine="0"/>
        <w:rPr>
          <w:del w:id="125" w:author="Sean Hardman" w:date="2013-09-01T14:17:00Z"/>
          <w:rFonts w:asciiTheme="minorHAnsi" w:eastAsiaTheme="minorEastAsia" w:hAnsiTheme="minorHAnsi" w:cstheme="minorBidi"/>
          <w:b w:val="0"/>
          <w:caps w:val="0"/>
          <w:szCs w:val="24"/>
        </w:rPr>
        <w:pPrChange w:id="126" w:author="Sean Hardman" w:date="2013-09-01T14:17:00Z">
          <w:pPr>
            <w:pStyle w:val="TOC1"/>
            <w:tabs>
              <w:tab w:val="left" w:pos="574"/>
            </w:tabs>
          </w:pPr>
        </w:pPrChange>
      </w:pPr>
      <w:del w:id="127" w:author="Sean Hardman" w:date="2013-09-01T14:17:00Z">
        <w:r w:rsidDel="001D74D1">
          <w:delText>6.0</w:delText>
        </w:r>
        <w:r w:rsidDel="001D74D1">
          <w:rPr>
            <w:rFonts w:asciiTheme="minorHAnsi" w:eastAsiaTheme="minorEastAsia" w:hAnsiTheme="minorHAnsi" w:cstheme="minorBidi"/>
            <w:b w:val="0"/>
            <w:caps w:val="0"/>
            <w:szCs w:val="24"/>
          </w:rPr>
          <w:tab/>
        </w:r>
        <w:r w:rsidDel="001D74D1">
          <w:delText>Architectural Design</w:delText>
        </w:r>
        <w:r w:rsidDel="001D74D1">
          <w:tab/>
        </w:r>
        <w:r w:rsidDel="001D74D1">
          <w:rPr>
            <w:b w:val="0"/>
            <w:caps w:val="0"/>
          </w:rPr>
          <w:fldChar w:fldCharType="begin"/>
        </w:r>
        <w:r w:rsidDel="001D74D1">
          <w:delInstrText xml:space="preserve"> PAGEREF _Toc169515717 \h </w:delInstrText>
        </w:r>
        <w:r w:rsidDel="001D74D1">
          <w:rPr>
            <w:b w:val="0"/>
            <w:caps w:val="0"/>
          </w:rPr>
        </w:r>
        <w:r w:rsidDel="001D74D1">
          <w:rPr>
            <w:b w:val="0"/>
            <w:caps w:val="0"/>
          </w:rPr>
          <w:fldChar w:fldCharType="separate"/>
        </w:r>
        <w:r w:rsidR="00175D57" w:rsidDel="001D74D1">
          <w:delText>24</w:delText>
        </w:r>
        <w:r w:rsidDel="001D74D1">
          <w:rPr>
            <w:b w:val="0"/>
            <w:caps w:val="0"/>
          </w:rPr>
          <w:fldChar w:fldCharType="end"/>
        </w:r>
      </w:del>
    </w:p>
    <w:p w14:paraId="0DE26B38" w14:textId="7E709ECC" w:rsidR="005A31A3" w:rsidDel="001D74D1" w:rsidRDefault="005A31A3">
      <w:pPr>
        <w:pStyle w:val="TOC2"/>
        <w:tabs>
          <w:tab w:val="left" w:pos="862"/>
        </w:tabs>
        <w:ind w:left="0" w:firstLine="0"/>
        <w:rPr>
          <w:del w:id="128" w:author="Sean Hardman" w:date="2013-09-01T14:17:00Z"/>
          <w:rFonts w:asciiTheme="minorHAnsi" w:eastAsiaTheme="minorEastAsia" w:hAnsiTheme="minorHAnsi" w:cstheme="minorBidi"/>
          <w:szCs w:val="24"/>
        </w:rPr>
        <w:pPrChange w:id="129" w:author="Sean Hardman" w:date="2013-09-01T14:17:00Z">
          <w:pPr>
            <w:pStyle w:val="TOC2"/>
            <w:tabs>
              <w:tab w:val="left" w:pos="862"/>
            </w:tabs>
          </w:pPr>
        </w:pPrChange>
      </w:pPr>
      <w:del w:id="130" w:author="Sean Hardman" w:date="2013-09-01T14:17:00Z">
        <w:r w:rsidDel="001D74D1">
          <w:delText>6.1</w:delText>
        </w:r>
        <w:r w:rsidDel="001D74D1">
          <w:rPr>
            <w:rFonts w:asciiTheme="minorHAnsi" w:eastAsiaTheme="minorEastAsia" w:hAnsiTheme="minorHAnsi" w:cstheme="minorBidi"/>
            <w:szCs w:val="24"/>
          </w:rPr>
          <w:tab/>
        </w:r>
        <w:r w:rsidDel="001D74D1">
          <w:delText>Component Architecture</w:delText>
        </w:r>
        <w:r w:rsidDel="001D74D1">
          <w:tab/>
        </w:r>
        <w:r w:rsidDel="001D74D1">
          <w:fldChar w:fldCharType="begin"/>
        </w:r>
        <w:r w:rsidDel="001D74D1">
          <w:delInstrText xml:space="preserve"> PAGEREF _Toc169515718 \h </w:delInstrText>
        </w:r>
        <w:r w:rsidDel="001D74D1">
          <w:fldChar w:fldCharType="separate"/>
        </w:r>
        <w:r w:rsidR="00175D57" w:rsidDel="001D74D1">
          <w:delText>24</w:delText>
        </w:r>
        <w:r w:rsidDel="001D74D1">
          <w:fldChar w:fldCharType="end"/>
        </w:r>
      </w:del>
    </w:p>
    <w:p w14:paraId="4237F984" w14:textId="4814FB42" w:rsidR="005A31A3" w:rsidDel="001D74D1" w:rsidRDefault="005A31A3">
      <w:pPr>
        <w:pStyle w:val="TOC2"/>
        <w:tabs>
          <w:tab w:val="left" w:pos="862"/>
        </w:tabs>
        <w:ind w:left="0" w:firstLine="0"/>
        <w:rPr>
          <w:del w:id="131" w:author="Sean Hardman" w:date="2013-09-01T14:17:00Z"/>
          <w:rFonts w:asciiTheme="minorHAnsi" w:eastAsiaTheme="minorEastAsia" w:hAnsiTheme="minorHAnsi" w:cstheme="minorBidi"/>
          <w:szCs w:val="24"/>
        </w:rPr>
        <w:pPrChange w:id="132" w:author="Sean Hardman" w:date="2013-09-01T14:17:00Z">
          <w:pPr>
            <w:pStyle w:val="TOC2"/>
            <w:tabs>
              <w:tab w:val="left" w:pos="862"/>
            </w:tabs>
          </w:pPr>
        </w:pPrChange>
      </w:pPr>
      <w:del w:id="133" w:author="Sean Hardman" w:date="2013-09-01T14:17:00Z">
        <w:r w:rsidDel="001D74D1">
          <w:delText>6.2</w:delText>
        </w:r>
        <w:r w:rsidDel="001D74D1">
          <w:rPr>
            <w:rFonts w:asciiTheme="minorHAnsi" w:eastAsiaTheme="minorEastAsia" w:hAnsiTheme="minorHAnsi" w:cstheme="minorBidi"/>
            <w:szCs w:val="24"/>
          </w:rPr>
          <w:tab/>
        </w:r>
        <w:r w:rsidDel="001D74D1">
          <w:delText>External Interface Design</w:delText>
        </w:r>
        <w:r w:rsidDel="001D74D1">
          <w:tab/>
        </w:r>
        <w:r w:rsidDel="001D74D1">
          <w:fldChar w:fldCharType="begin"/>
        </w:r>
        <w:r w:rsidDel="001D74D1">
          <w:delInstrText xml:space="preserve"> PAGEREF _Toc169515719 \h </w:delInstrText>
        </w:r>
        <w:r w:rsidDel="001D74D1">
          <w:fldChar w:fldCharType="separate"/>
        </w:r>
        <w:r w:rsidR="00175D57" w:rsidDel="001D74D1">
          <w:delText>27</w:delText>
        </w:r>
        <w:r w:rsidDel="001D74D1">
          <w:fldChar w:fldCharType="end"/>
        </w:r>
      </w:del>
    </w:p>
    <w:p w14:paraId="786C234D" w14:textId="755557C2" w:rsidR="005A31A3" w:rsidDel="001D74D1" w:rsidRDefault="005A31A3">
      <w:pPr>
        <w:pStyle w:val="TOC2"/>
        <w:tabs>
          <w:tab w:val="left" w:pos="862"/>
        </w:tabs>
        <w:ind w:left="0" w:firstLine="0"/>
        <w:rPr>
          <w:del w:id="134" w:author="Sean Hardman" w:date="2013-09-01T14:17:00Z"/>
          <w:rFonts w:asciiTheme="minorHAnsi" w:eastAsiaTheme="minorEastAsia" w:hAnsiTheme="minorHAnsi" w:cstheme="minorBidi"/>
          <w:szCs w:val="24"/>
        </w:rPr>
        <w:pPrChange w:id="135" w:author="Sean Hardman" w:date="2013-09-01T14:17:00Z">
          <w:pPr>
            <w:pStyle w:val="TOC2"/>
            <w:tabs>
              <w:tab w:val="left" w:pos="862"/>
            </w:tabs>
          </w:pPr>
        </w:pPrChange>
      </w:pPr>
      <w:del w:id="136" w:author="Sean Hardman" w:date="2013-09-01T14:17:00Z">
        <w:r w:rsidDel="001D74D1">
          <w:delText>6.3</w:delText>
        </w:r>
        <w:r w:rsidDel="001D74D1">
          <w:rPr>
            <w:rFonts w:asciiTheme="minorHAnsi" w:eastAsiaTheme="minorEastAsia" w:hAnsiTheme="minorHAnsi" w:cstheme="minorBidi"/>
            <w:szCs w:val="24"/>
          </w:rPr>
          <w:tab/>
        </w:r>
        <w:r w:rsidDel="001D74D1">
          <w:delText>Internal Interface Design</w:delText>
        </w:r>
        <w:r w:rsidDel="001D74D1">
          <w:tab/>
        </w:r>
        <w:r w:rsidDel="001D74D1">
          <w:fldChar w:fldCharType="begin"/>
        </w:r>
        <w:r w:rsidDel="001D74D1">
          <w:delInstrText xml:space="preserve"> PAGEREF _Toc169515720 \h </w:delInstrText>
        </w:r>
        <w:r w:rsidDel="001D74D1">
          <w:fldChar w:fldCharType="separate"/>
        </w:r>
        <w:r w:rsidR="00175D57" w:rsidDel="001D74D1">
          <w:delText>27</w:delText>
        </w:r>
        <w:r w:rsidDel="001D74D1">
          <w:fldChar w:fldCharType="end"/>
        </w:r>
      </w:del>
    </w:p>
    <w:p w14:paraId="679345D2" w14:textId="768E432D" w:rsidR="005A31A3" w:rsidDel="001D74D1" w:rsidRDefault="005A31A3">
      <w:pPr>
        <w:pStyle w:val="TOC2"/>
        <w:tabs>
          <w:tab w:val="left" w:pos="862"/>
        </w:tabs>
        <w:ind w:left="0" w:firstLine="0"/>
        <w:rPr>
          <w:del w:id="137" w:author="Sean Hardman" w:date="2013-09-01T14:17:00Z"/>
          <w:rFonts w:asciiTheme="minorHAnsi" w:eastAsiaTheme="minorEastAsia" w:hAnsiTheme="minorHAnsi" w:cstheme="minorBidi"/>
          <w:szCs w:val="24"/>
        </w:rPr>
        <w:pPrChange w:id="138" w:author="Sean Hardman" w:date="2013-09-01T14:17:00Z">
          <w:pPr>
            <w:pStyle w:val="TOC2"/>
            <w:tabs>
              <w:tab w:val="left" w:pos="862"/>
            </w:tabs>
          </w:pPr>
        </w:pPrChange>
      </w:pPr>
      <w:del w:id="139" w:author="Sean Hardman" w:date="2013-09-01T14:17:00Z">
        <w:r w:rsidDel="001D74D1">
          <w:delText>6.4</w:delText>
        </w:r>
        <w:r w:rsidDel="001D74D1">
          <w:rPr>
            <w:rFonts w:asciiTheme="minorHAnsi" w:eastAsiaTheme="minorEastAsia" w:hAnsiTheme="minorHAnsi" w:cstheme="minorBidi"/>
            <w:szCs w:val="24"/>
          </w:rPr>
          <w:tab/>
        </w:r>
        <w:r w:rsidDel="001D74D1">
          <w:delText>Data Model</w:delText>
        </w:r>
        <w:r w:rsidDel="001D74D1">
          <w:tab/>
        </w:r>
        <w:r w:rsidDel="001D74D1">
          <w:fldChar w:fldCharType="begin"/>
        </w:r>
        <w:r w:rsidDel="001D74D1">
          <w:delInstrText xml:space="preserve"> PAGEREF _Toc169515721 \h </w:delInstrText>
        </w:r>
        <w:r w:rsidDel="001D74D1">
          <w:fldChar w:fldCharType="separate"/>
        </w:r>
        <w:r w:rsidR="00175D57" w:rsidDel="001D74D1">
          <w:delText>29</w:delText>
        </w:r>
        <w:r w:rsidDel="001D74D1">
          <w:fldChar w:fldCharType="end"/>
        </w:r>
      </w:del>
    </w:p>
    <w:p w14:paraId="17EA6514" w14:textId="6CAF87F6" w:rsidR="005A31A3" w:rsidDel="001D74D1" w:rsidRDefault="005A31A3">
      <w:pPr>
        <w:pStyle w:val="TOC1"/>
        <w:tabs>
          <w:tab w:val="left" w:pos="574"/>
        </w:tabs>
        <w:ind w:left="0" w:firstLine="0"/>
        <w:rPr>
          <w:del w:id="140" w:author="Sean Hardman" w:date="2013-09-01T14:17:00Z"/>
          <w:rFonts w:asciiTheme="minorHAnsi" w:eastAsiaTheme="minorEastAsia" w:hAnsiTheme="minorHAnsi" w:cstheme="minorBidi"/>
          <w:b w:val="0"/>
          <w:caps w:val="0"/>
          <w:szCs w:val="24"/>
        </w:rPr>
        <w:pPrChange w:id="141" w:author="Sean Hardman" w:date="2013-09-01T14:17:00Z">
          <w:pPr>
            <w:pStyle w:val="TOC1"/>
            <w:tabs>
              <w:tab w:val="left" w:pos="574"/>
            </w:tabs>
          </w:pPr>
        </w:pPrChange>
      </w:pPr>
      <w:del w:id="142" w:author="Sean Hardman" w:date="2013-09-01T14:17:00Z">
        <w:r w:rsidDel="001D74D1">
          <w:delText>7.0</w:delText>
        </w:r>
        <w:r w:rsidDel="001D74D1">
          <w:rPr>
            <w:rFonts w:asciiTheme="minorHAnsi" w:eastAsiaTheme="minorEastAsia" w:hAnsiTheme="minorHAnsi" w:cstheme="minorBidi"/>
            <w:b w:val="0"/>
            <w:caps w:val="0"/>
            <w:szCs w:val="24"/>
          </w:rPr>
          <w:tab/>
        </w:r>
        <w:r w:rsidDel="001D74D1">
          <w:delText>Analysis</w:delText>
        </w:r>
        <w:r w:rsidDel="001D74D1">
          <w:tab/>
        </w:r>
        <w:r w:rsidDel="001D74D1">
          <w:rPr>
            <w:b w:val="0"/>
            <w:caps w:val="0"/>
          </w:rPr>
          <w:fldChar w:fldCharType="begin"/>
        </w:r>
        <w:r w:rsidDel="001D74D1">
          <w:delInstrText xml:space="preserve"> PAGEREF _Toc169515722 \h </w:delInstrText>
        </w:r>
        <w:r w:rsidDel="001D74D1">
          <w:rPr>
            <w:b w:val="0"/>
            <w:caps w:val="0"/>
          </w:rPr>
        </w:r>
        <w:r w:rsidDel="001D74D1">
          <w:rPr>
            <w:b w:val="0"/>
            <w:caps w:val="0"/>
          </w:rPr>
          <w:fldChar w:fldCharType="separate"/>
        </w:r>
        <w:r w:rsidR="00175D57" w:rsidDel="001D74D1">
          <w:delText>31</w:delText>
        </w:r>
        <w:r w:rsidDel="001D74D1">
          <w:rPr>
            <w:b w:val="0"/>
            <w:caps w:val="0"/>
          </w:rPr>
          <w:fldChar w:fldCharType="end"/>
        </w:r>
      </w:del>
    </w:p>
    <w:p w14:paraId="1634774D" w14:textId="6635B24D" w:rsidR="005A31A3" w:rsidDel="001D74D1" w:rsidRDefault="005A31A3">
      <w:pPr>
        <w:pStyle w:val="TOC1"/>
        <w:tabs>
          <w:tab w:val="left" w:pos="574"/>
        </w:tabs>
        <w:ind w:left="0" w:firstLine="0"/>
        <w:rPr>
          <w:del w:id="143" w:author="Sean Hardman" w:date="2013-09-01T14:17:00Z"/>
          <w:rFonts w:asciiTheme="minorHAnsi" w:eastAsiaTheme="minorEastAsia" w:hAnsiTheme="minorHAnsi" w:cstheme="minorBidi"/>
          <w:b w:val="0"/>
          <w:caps w:val="0"/>
          <w:szCs w:val="24"/>
        </w:rPr>
        <w:pPrChange w:id="144" w:author="Sean Hardman" w:date="2013-09-01T14:17:00Z">
          <w:pPr>
            <w:pStyle w:val="TOC1"/>
            <w:tabs>
              <w:tab w:val="left" w:pos="574"/>
            </w:tabs>
          </w:pPr>
        </w:pPrChange>
      </w:pPr>
      <w:del w:id="145" w:author="Sean Hardman" w:date="2013-09-01T14:17:00Z">
        <w:r w:rsidDel="001D74D1">
          <w:delText>8.0</w:delText>
        </w:r>
        <w:r w:rsidDel="001D74D1">
          <w:rPr>
            <w:rFonts w:asciiTheme="minorHAnsi" w:eastAsiaTheme="minorEastAsia" w:hAnsiTheme="minorHAnsi" w:cstheme="minorBidi"/>
            <w:b w:val="0"/>
            <w:caps w:val="0"/>
            <w:szCs w:val="24"/>
          </w:rPr>
          <w:tab/>
        </w:r>
        <w:r w:rsidDel="001D74D1">
          <w:delText>Implementation</w:delText>
        </w:r>
        <w:r w:rsidDel="001D74D1">
          <w:tab/>
        </w:r>
        <w:r w:rsidDel="001D74D1">
          <w:rPr>
            <w:b w:val="0"/>
            <w:caps w:val="0"/>
          </w:rPr>
          <w:fldChar w:fldCharType="begin"/>
        </w:r>
        <w:r w:rsidDel="001D74D1">
          <w:delInstrText xml:space="preserve"> PAGEREF _Toc169515723 \h </w:delInstrText>
        </w:r>
        <w:r w:rsidDel="001D74D1">
          <w:rPr>
            <w:b w:val="0"/>
            <w:caps w:val="0"/>
          </w:rPr>
        </w:r>
        <w:r w:rsidDel="001D74D1">
          <w:rPr>
            <w:b w:val="0"/>
            <w:caps w:val="0"/>
          </w:rPr>
          <w:fldChar w:fldCharType="separate"/>
        </w:r>
        <w:r w:rsidR="00175D57" w:rsidDel="001D74D1">
          <w:delText>33</w:delText>
        </w:r>
        <w:r w:rsidDel="001D74D1">
          <w:rPr>
            <w:b w:val="0"/>
            <w:caps w:val="0"/>
          </w:rPr>
          <w:fldChar w:fldCharType="end"/>
        </w:r>
      </w:del>
    </w:p>
    <w:p w14:paraId="75D17FF0" w14:textId="77B3A20A" w:rsidR="005A31A3" w:rsidDel="001D74D1" w:rsidRDefault="005A31A3">
      <w:pPr>
        <w:pStyle w:val="TOC1"/>
        <w:tabs>
          <w:tab w:val="left" w:pos="1872"/>
        </w:tabs>
        <w:ind w:left="0" w:firstLine="0"/>
        <w:rPr>
          <w:del w:id="146" w:author="Sean Hardman" w:date="2013-09-01T14:17:00Z"/>
          <w:rFonts w:asciiTheme="minorHAnsi" w:eastAsiaTheme="minorEastAsia" w:hAnsiTheme="minorHAnsi" w:cstheme="minorBidi"/>
          <w:b w:val="0"/>
          <w:caps w:val="0"/>
          <w:szCs w:val="24"/>
        </w:rPr>
        <w:pPrChange w:id="147" w:author="Sean Hardman" w:date="2013-09-01T14:17:00Z">
          <w:pPr>
            <w:pStyle w:val="TOC1"/>
            <w:tabs>
              <w:tab w:val="left" w:pos="1872"/>
            </w:tabs>
          </w:pPr>
        </w:pPrChange>
      </w:pPr>
      <w:del w:id="148" w:author="Sean Hardman" w:date="2013-09-01T14:17:00Z">
        <w:r w:rsidDel="001D74D1">
          <w:delText>APPENDIX A</w:delText>
        </w:r>
        <w:r w:rsidDel="001D74D1">
          <w:rPr>
            <w:rFonts w:asciiTheme="minorHAnsi" w:eastAsiaTheme="minorEastAsia" w:hAnsiTheme="minorHAnsi" w:cstheme="minorBidi"/>
            <w:b w:val="0"/>
            <w:caps w:val="0"/>
            <w:szCs w:val="24"/>
          </w:rPr>
          <w:tab/>
        </w:r>
        <w:r w:rsidDel="001D74D1">
          <w:delText>ACRONYMS &amp; Abbreviations</w:delText>
        </w:r>
        <w:r w:rsidDel="001D74D1">
          <w:tab/>
        </w:r>
        <w:r w:rsidDel="001D74D1">
          <w:rPr>
            <w:b w:val="0"/>
            <w:caps w:val="0"/>
          </w:rPr>
          <w:fldChar w:fldCharType="begin"/>
        </w:r>
        <w:r w:rsidDel="001D74D1">
          <w:delInstrText xml:space="preserve"> PAGEREF _Toc169515724 \h </w:delInstrText>
        </w:r>
        <w:r w:rsidDel="001D74D1">
          <w:rPr>
            <w:b w:val="0"/>
            <w:caps w:val="0"/>
          </w:rPr>
        </w:r>
        <w:r w:rsidDel="001D74D1">
          <w:rPr>
            <w:b w:val="0"/>
            <w:caps w:val="0"/>
          </w:rPr>
          <w:fldChar w:fldCharType="separate"/>
        </w:r>
        <w:r w:rsidR="00175D57" w:rsidDel="001D74D1">
          <w:delText>35</w:delText>
        </w:r>
        <w:r w:rsidDel="001D74D1">
          <w:rPr>
            <w:b w:val="0"/>
            <w:caps w:val="0"/>
          </w:rPr>
          <w:fldChar w:fldCharType="end"/>
        </w:r>
      </w:del>
    </w:p>
    <w:p w14:paraId="07F9E3B7" w14:textId="77777777" w:rsidR="001D74D1" w:rsidRDefault="005A31A3">
      <w:pPr>
        <w:pStyle w:val="TOC1"/>
        <w:tabs>
          <w:tab w:val="left" w:pos="574"/>
        </w:tabs>
        <w:ind w:left="0" w:firstLine="0"/>
        <w:rPr>
          <w:ins w:id="149" w:author="Sean Hardman" w:date="2013-09-01T14:17:00Z"/>
          <w:rFonts w:asciiTheme="minorHAnsi" w:eastAsiaTheme="minorEastAsia" w:hAnsiTheme="minorHAnsi" w:cstheme="minorBidi"/>
          <w:b w:val="0"/>
          <w:caps w:val="0"/>
          <w:szCs w:val="24"/>
          <w:lang w:eastAsia="ja-JP"/>
        </w:rPr>
        <w:pPrChange w:id="150" w:author="Sean Hardman" w:date="2013-09-01T14:17:00Z">
          <w:pPr>
            <w:pStyle w:val="TOC1"/>
            <w:tabs>
              <w:tab w:val="left" w:pos="574"/>
            </w:tabs>
          </w:pPr>
        </w:pPrChange>
      </w:pPr>
      <w:del w:id="151" w:author="Sean Hardman" w:date="2013-09-01T14:17:00Z">
        <w:r w:rsidDel="001D74D1">
          <w:rPr>
            <w:b w:val="0"/>
            <w:caps w:val="0"/>
          </w:rPr>
          <w:fldChar w:fldCharType="end"/>
        </w:r>
      </w:del>
      <w:ins w:id="152" w:author="Sean Hardman" w:date="2013-09-01T14:17:00Z">
        <w:r w:rsidR="001D74D1">
          <w:fldChar w:fldCharType="begin"/>
        </w:r>
        <w:r w:rsidR="001D74D1">
          <w:instrText xml:space="preserve"> TOC \o "2-3" \t "Heading 1,1,Heading 6,1" </w:instrText>
        </w:r>
      </w:ins>
      <w:r w:rsidR="001D74D1">
        <w:fldChar w:fldCharType="separate"/>
      </w:r>
      <w:ins w:id="153" w:author="Sean Hardman" w:date="2013-09-01T14:17:00Z">
        <w:r w:rsidR="001D74D1">
          <w:t>1.0</w:t>
        </w:r>
        <w:r w:rsidR="001D74D1">
          <w:rPr>
            <w:rFonts w:asciiTheme="minorHAnsi" w:eastAsiaTheme="minorEastAsia" w:hAnsiTheme="minorHAnsi" w:cstheme="minorBidi"/>
            <w:b w:val="0"/>
            <w:caps w:val="0"/>
            <w:szCs w:val="24"/>
            <w:lang w:eastAsia="ja-JP"/>
          </w:rPr>
          <w:tab/>
        </w:r>
        <w:r w:rsidR="001D74D1">
          <w:t>INTRODUCTION</w:t>
        </w:r>
        <w:r w:rsidR="001D74D1">
          <w:tab/>
        </w:r>
        <w:r w:rsidR="001D74D1">
          <w:fldChar w:fldCharType="begin"/>
        </w:r>
        <w:r w:rsidR="001D74D1">
          <w:instrText xml:space="preserve"> PAGEREF _Toc239664352 \h </w:instrText>
        </w:r>
      </w:ins>
      <w:r w:rsidR="001D74D1">
        <w:fldChar w:fldCharType="separate"/>
      </w:r>
      <w:ins w:id="154" w:author="Sean Hardman" w:date="2013-09-01T15:59:00Z">
        <w:r w:rsidR="00E721EE">
          <w:t>5</w:t>
        </w:r>
      </w:ins>
      <w:ins w:id="155" w:author="Sean Hardman" w:date="2013-09-01T14:17:00Z">
        <w:r w:rsidR="001D74D1">
          <w:fldChar w:fldCharType="end"/>
        </w:r>
      </w:ins>
    </w:p>
    <w:p w14:paraId="18A1977C" w14:textId="77777777" w:rsidR="001D74D1" w:rsidRDefault="001D74D1">
      <w:pPr>
        <w:pStyle w:val="TOC2"/>
        <w:tabs>
          <w:tab w:val="left" w:pos="862"/>
        </w:tabs>
        <w:ind w:left="0" w:firstLine="0"/>
        <w:rPr>
          <w:ins w:id="156" w:author="Sean Hardman" w:date="2013-09-01T14:17:00Z"/>
          <w:rFonts w:asciiTheme="minorHAnsi" w:eastAsiaTheme="minorEastAsia" w:hAnsiTheme="minorHAnsi" w:cstheme="minorBidi"/>
          <w:szCs w:val="24"/>
          <w:lang w:eastAsia="ja-JP"/>
        </w:rPr>
        <w:pPrChange w:id="157" w:author="Sean Hardman" w:date="2013-09-01T14:17:00Z">
          <w:pPr>
            <w:pStyle w:val="TOC2"/>
            <w:tabs>
              <w:tab w:val="left" w:pos="862"/>
            </w:tabs>
          </w:pPr>
        </w:pPrChange>
      </w:pPr>
      <w:ins w:id="158" w:author="Sean Hardman" w:date="2013-09-01T14:17:00Z">
        <w:r>
          <w:lastRenderedPageBreak/>
          <w:t>1.1</w:t>
        </w:r>
        <w:r>
          <w:rPr>
            <w:rFonts w:asciiTheme="minorHAnsi" w:eastAsiaTheme="minorEastAsia" w:hAnsiTheme="minorHAnsi" w:cstheme="minorBidi"/>
            <w:szCs w:val="24"/>
            <w:lang w:eastAsia="ja-JP"/>
          </w:rPr>
          <w:tab/>
        </w:r>
        <w:r>
          <w:t>Document Scope and Purpose</w:t>
        </w:r>
        <w:r>
          <w:tab/>
        </w:r>
        <w:r>
          <w:fldChar w:fldCharType="begin"/>
        </w:r>
        <w:r>
          <w:instrText xml:space="preserve"> PAGEREF _Toc239664353 \h </w:instrText>
        </w:r>
      </w:ins>
      <w:r>
        <w:fldChar w:fldCharType="separate"/>
      </w:r>
      <w:ins w:id="159" w:author="Sean Hardman" w:date="2013-09-01T15:59:00Z">
        <w:r w:rsidR="00E721EE">
          <w:t>5</w:t>
        </w:r>
      </w:ins>
      <w:ins w:id="160" w:author="Sean Hardman" w:date="2013-09-01T14:17:00Z">
        <w:r>
          <w:fldChar w:fldCharType="end"/>
        </w:r>
      </w:ins>
    </w:p>
    <w:p w14:paraId="0A3D25C6" w14:textId="7F12DC9B" w:rsidR="001D74D1" w:rsidRDefault="001D74D1">
      <w:pPr>
        <w:pStyle w:val="TOC2"/>
        <w:tabs>
          <w:tab w:val="left" w:pos="862"/>
        </w:tabs>
        <w:ind w:left="0" w:firstLine="0"/>
        <w:rPr>
          <w:ins w:id="161" w:author="Sean Hardman" w:date="2013-09-01T14:17:00Z"/>
          <w:rFonts w:asciiTheme="minorHAnsi" w:eastAsiaTheme="minorEastAsia" w:hAnsiTheme="minorHAnsi" w:cstheme="minorBidi"/>
          <w:szCs w:val="24"/>
          <w:lang w:eastAsia="ja-JP"/>
        </w:rPr>
        <w:pPrChange w:id="162" w:author="Sean Hardman" w:date="2013-09-01T14:17:00Z">
          <w:pPr>
            <w:pStyle w:val="TOC2"/>
            <w:tabs>
              <w:tab w:val="left" w:pos="862"/>
            </w:tabs>
          </w:pPr>
        </w:pPrChange>
      </w:pPr>
      <w:ins w:id="163" w:author="Sean Hardman" w:date="2013-09-01T14:17:00Z">
        <w:r>
          <w:t>1.2</w:t>
        </w:r>
        <w:r>
          <w:rPr>
            <w:rFonts w:asciiTheme="minorHAnsi" w:eastAsiaTheme="minorEastAsia" w:hAnsiTheme="minorHAnsi" w:cstheme="minorBidi"/>
            <w:szCs w:val="24"/>
            <w:lang w:eastAsia="ja-JP"/>
          </w:rPr>
          <w:tab/>
        </w:r>
        <w:r>
          <w:t>Method</w:t>
        </w:r>
        <w:r>
          <w:tab/>
        </w:r>
        <w:r>
          <w:tab/>
        </w:r>
        <w:r>
          <w:fldChar w:fldCharType="begin"/>
        </w:r>
        <w:r>
          <w:instrText xml:space="preserve"> PAGEREF _Toc239664354 \h </w:instrText>
        </w:r>
      </w:ins>
      <w:r>
        <w:fldChar w:fldCharType="separate"/>
      </w:r>
      <w:ins w:id="164" w:author="Sean Hardman" w:date="2013-09-01T15:59:00Z">
        <w:r w:rsidR="00E721EE">
          <w:t>5</w:t>
        </w:r>
      </w:ins>
      <w:ins w:id="165" w:author="Sean Hardman" w:date="2013-09-01T14:17:00Z">
        <w:r>
          <w:fldChar w:fldCharType="end"/>
        </w:r>
      </w:ins>
    </w:p>
    <w:p w14:paraId="66DED978" w14:textId="11A614AF" w:rsidR="001D74D1" w:rsidRDefault="001D74D1">
      <w:pPr>
        <w:pStyle w:val="TOC2"/>
        <w:tabs>
          <w:tab w:val="left" w:pos="862"/>
        </w:tabs>
        <w:ind w:left="0" w:firstLine="0"/>
        <w:rPr>
          <w:ins w:id="166" w:author="Sean Hardman" w:date="2013-09-01T14:17:00Z"/>
          <w:rFonts w:asciiTheme="minorHAnsi" w:eastAsiaTheme="minorEastAsia" w:hAnsiTheme="minorHAnsi" w:cstheme="minorBidi"/>
          <w:szCs w:val="24"/>
          <w:lang w:eastAsia="ja-JP"/>
        </w:rPr>
        <w:pPrChange w:id="167" w:author="Sean Hardman" w:date="2013-09-01T14:17:00Z">
          <w:pPr>
            <w:pStyle w:val="TOC2"/>
            <w:tabs>
              <w:tab w:val="left" w:pos="862"/>
            </w:tabs>
          </w:pPr>
        </w:pPrChange>
      </w:pPr>
      <w:ins w:id="168" w:author="Sean Hardman" w:date="2013-09-01T14:17:00Z">
        <w:r>
          <w:t>1.3</w:t>
        </w:r>
        <w:r>
          <w:rPr>
            <w:rFonts w:asciiTheme="minorHAnsi" w:eastAsiaTheme="minorEastAsia" w:hAnsiTheme="minorHAnsi" w:cstheme="minorBidi"/>
            <w:szCs w:val="24"/>
            <w:lang w:eastAsia="ja-JP"/>
          </w:rPr>
          <w:tab/>
        </w:r>
        <w:r>
          <w:t>Notation</w:t>
        </w:r>
        <w:r>
          <w:tab/>
        </w:r>
        <w:r>
          <w:tab/>
        </w:r>
        <w:r>
          <w:fldChar w:fldCharType="begin"/>
        </w:r>
        <w:r>
          <w:instrText xml:space="preserve"> PAGEREF _Toc239664355 \h </w:instrText>
        </w:r>
      </w:ins>
      <w:r>
        <w:fldChar w:fldCharType="separate"/>
      </w:r>
      <w:ins w:id="169" w:author="Sean Hardman" w:date="2013-09-01T15:59:00Z">
        <w:r w:rsidR="00E721EE">
          <w:t>5</w:t>
        </w:r>
      </w:ins>
      <w:ins w:id="170" w:author="Sean Hardman" w:date="2013-09-01T14:17:00Z">
        <w:r>
          <w:fldChar w:fldCharType="end"/>
        </w:r>
      </w:ins>
    </w:p>
    <w:p w14:paraId="0E49C7CF" w14:textId="77777777" w:rsidR="001D74D1" w:rsidRDefault="001D74D1">
      <w:pPr>
        <w:pStyle w:val="TOC2"/>
        <w:tabs>
          <w:tab w:val="left" w:pos="862"/>
        </w:tabs>
        <w:ind w:left="0" w:firstLine="0"/>
        <w:rPr>
          <w:ins w:id="171" w:author="Sean Hardman" w:date="2013-09-01T14:17:00Z"/>
          <w:rFonts w:asciiTheme="minorHAnsi" w:eastAsiaTheme="minorEastAsia" w:hAnsiTheme="minorHAnsi" w:cstheme="minorBidi"/>
          <w:szCs w:val="24"/>
          <w:lang w:eastAsia="ja-JP"/>
        </w:rPr>
        <w:pPrChange w:id="172" w:author="Sean Hardman" w:date="2013-09-01T14:17:00Z">
          <w:pPr>
            <w:pStyle w:val="TOC2"/>
            <w:tabs>
              <w:tab w:val="left" w:pos="862"/>
            </w:tabs>
          </w:pPr>
        </w:pPrChange>
      </w:pPr>
      <w:ins w:id="173" w:author="Sean Hardman" w:date="2013-09-01T14:17:00Z">
        <w:r>
          <w:t>1.4</w:t>
        </w:r>
        <w:r>
          <w:rPr>
            <w:rFonts w:asciiTheme="minorHAnsi" w:eastAsiaTheme="minorEastAsia" w:hAnsiTheme="minorHAnsi" w:cstheme="minorBidi"/>
            <w:szCs w:val="24"/>
            <w:lang w:eastAsia="ja-JP"/>
          </w:rPr>
          <w:tab/>
        </w:r>
        <w:r>
          <w:t>Controlling Documents</w:t>
        </w:r>
        <w:r>
          <w:tab/>
        </w:r>
        <w:r>
          <w:fldChar w:fldCharType="begin"/>
        </w:r>
        <w:r>
          <w:instrText xml:space="preserve"> PAGEREF _Toc239664356 \h </w:instrText>
        </w:r>
      </w:ins>
      <w:r>
        <w:fldChar w:fldCharType="separate"/>
      </w:r>
      <w:ins w:id="174" w:author="Sean Hardman" w:date="2013-09-01T15:59:00Z">
        <w:r w:rsidR="00E721EE">
          <w:t>6</w:t>
        </w:r>
      </w:ins>
      <w:ins w:id="175" w:author="Sean Hardman" w:date="2013-09-01T14:17:00Z">
        <w:r>
          <w:fldChar w:fldCharType="end"/>
        </w:r>
      </w:ins>
    </w:p>
    <w:p w14:paraId="3F83034D" w14:textId="77777777" w:rsidR="001D74D1" w:rsidRDefault="001D74D1">
      <w:pPr>
        <w:pStyle w:val="TOC2"/>
        <w:tabs>
          <w:tab w:val="left" w:pos="862"/>
        </w:tabs>
        <w:ind w:left="0" w:firstLine="0"/>
        <w:rPr>
          <w:ins w:id="176" w:author="Sean Hardman" w:date="2013-09-01T14:17:00Z"/>
          <w:rFonts w:asciiTheme="minorHAnsi" w:eastAsiaTheme="minorEastAsia" w:hAnsiTheme="minorHAnsi" w:cstheme="minorBidi"/>
          <w:szCs w:val="24"/>
          <w:lang w:eastAsia="ja-JP"/>
        </w:rPr>
        <w:pPrChange w:id="177" w:author="Sean Hardman" w:date="2013-09-01T14:17:00Z">
          <w:pPr>
            <w:pStyle w:val="TOC2"/>
            <w:tabs>
              <w:tab w:val="left" w:pos="862"/>
            </w:tabs>
          </w:pPr>
        </w:pPrChange>
      </w:pPr>
      <w:ins w:id="178" w:author="Sean Hardman" w:date="2013-09-01T14:17:00Z">
        <w:r>
          <w:t>1.5</w:t>
        </w:r>
        <w:r>
          <w:rPr>
            <w:rFonts w:asciiTheme="minorHAnsi" w:eastAsiaTheme="minorEastAsia" w:hAnsiTheme="minorHAnsi" w:cstheme="minorBidi"/>
            <w:szCs w:val="24"/>
            <w:lang w:eastAsia="ja-JP"/>
          </w:rPr>
          <w:tab/>
        </w:r>
        <w:r>
          <w:t>Applicable Documents</w:t>
        </w:r>
        <w:r>
          <w:tab/>
        </w:r>
        <w:r>
          <w:fldChar w:fldCharType="begin"/>
        </w:r>
        <w:r>
          <w:instrText xml:space="preserve"> PAGEREF _Toc239664357 \h </w:instrText>
        </w:r>
      </w:ins>
      <w:r>
        <w:fldChar w:fldCharType="separate"/>
      </w:r>
      <w:ins w:id="179" w:author="Sean Hardman" w:date="2013-09-01T15:59:00Z">
        <w:r w:rsidR="00E721EE">
          <w:t>6</w:t>
        </w:r>
      </w:ins>
      <w:ins w:id="180" w:author="Sean Hardman" w:date="2013-09-01T14:17:00Z">
        <w:r>
          <w:fldChar w:fldCharType="end"/>
        </w:r>
      </w:ins>
    </w:p>
    <w:p w14:paraId="2022762B" w14:textId="77777777" w:rsidR="001D74D1" w:rsidRDefault="001D74D1">
      <w:pPr>
        <w:pStyle w:val="TOC2"/>
        <w:tabs>
          <w:tab w:val="left" w:pos="862"/>
        </w:tabs>
        <w:ind w:left="0" w:firstLine="0"/>
        <w:rPr>
          <w:ins w:id="181" w:author="Sean Hardman" w:date="2013-09-01T14:17:00Z"/>
          <w:rFonts w:asciiTheme="minorHAnsi" w:eastAsiaTheme="minorEastAsia" w:hAnsiTheme="minorHAnsi" w:cstheme="minorBidi"/>
          <w:szCs w:val="24"/>
          <w:lang w:eastAsia="ja-JP"/>
        </w:rPr>
        <w:pPrChange w:id="182" w:author="Sean Hardman" w:date="2013-09-01T14:17:00Z">
          <w:pPr>
            <w:pStyle w:val="TOC2"/>
            <w:tabs>
              <w:tab w:val="left" w:pos="862"/>
            </w:tabs>
          </w:pPr>
        </w:pPrChange>
      </w:pPr>
      <w:ins w:id="183" w:author="Sean Hardman" w:date="2013-09-01T14:17:00Z">
        <w:r>
          <w:t>1.6</w:t>
        </w:r>
        <w:r>
          <w:rPr>
            <w:rFonts w:asciiTheme="minorHAnsi" w:eastAsiaTheme="minorEastAsia" w:hAnsiTheme="minorHAnsi" w:cstheme="minorBidi"/>
            <w:szCs w:val="24"/>
            <w:lang w:eastAsia="ja-JP"/>
          </w:rPr>
          <w:tab/>
        </w:r>
        <w:r>
          <w:t>Document Maintenance</w:t>
        </w:r>
        <w:r>
          <w:tab/>
        </w:r>
        <w:r>
          <w:fldChar w:fldCharType="begin"/>
        </w:r>
        <w:r>
          <w:instrText xml:space="preserve"> PAGEREF _Toc239664358 \h </w:instrText>
        </w:r>
      </w:ins>
      <w:r>
        <w:fldChar w:fldCharType="separate"/>
      </w:r>
      <w:ins w:id="184" w:author="Sean Hardman" w:date="2013-09-01T15:59:00Z">
        <w:r w:rsidR="00E721EE">
          <w:t>6</w:t>
        </w:r>
      </w:ins>
      <w:ins w:id="185" w:author="Sean Hardman" w:date="2013-09-01T14:17:00Z">
        <w:r>
          <w:fldChar w:fldCharType="end"/>
        </w:r>
      </w:ins>
    </w:p>
    <w:p w14:paraId="651C1740" w14:textId="77777777" w:rsidR="001D74D1" w:rsidRDefault="001D74D1">
      <w:pPr>
        <w:pStyle w:val="TOC1"/>
        <w:tabs>
          <w:tab w:val="left" w:pos="574"/>
        </w:tabs>
        <w:ind w:left="0" w:firstLine="0"/>
        <w:rPr>
          <w:ins w:id="186" w:author="Sean Hardman" w:date="2013-09-01T14:17:00Z"/>
          <w:rFonts w:asciiTheme="minorHAnsi" w:eastAsiaTheme="minorEastAsia" w:hAnsiTheme="minorHAnsi" w:cstheme="minorBidi"/>
          <w:b w:val="0"/>
          <w:caps w:val="0"/>
          <w:szCs w:val="24"/>
          <w:lang w:eastAsia="ja-JP"/>
        </w:rPr>
        <w:pPrChange w:id="187" w:author="Sean Hardman" w:date="2013-09-01T14:17:00Z">
          <w:pPr>
            <w:pStyle w:val="TOC1"/>
            <w:tabs>
              <w:tab w:val="left" w:pos="574"/>
            </w:tabs>
          </w:pPr>
        </w:pPrChange>
      </w:pPr>
      <w:ins w:id="188" w:author="Sean Hardman" w:date="2013-09-01T14:17:00Z">
        <w:r>
          <w:t>2.0</w:t>
        </w:r>
        <w:r>
          <w:rPr>
            <w:rFonts w:asciiTheme="minorHAnsi" w:eastAsiaTheme="minorEastAsia" w:hAnsiTheme="minorHAnsi" w:cstheme="minorBidi"/>
            <w:b w:val="0"/>
            <w:caps w:val="0"/>
            <w:szCs w:val="24"/>
            <w:lang w:eastAsia="ja-JP"/>
          </w:rPr>
          <w:tab/>
        </w:r>
        <w:r>
          <w:t>Component Description</w:t>
        </w:r>
        <w:r>
          <w:tab/>
        </w:r>
        <w:r>
          <w:fldChar w:fldCharType="begin"/>
        </w:r>
        <w:r>
          <w:instrText xml:space="preserve"> PAGEREF _Toc239664359 \h </w:instrText>
        </w:r>
      </w:ins>
      <w:r>
        <w:fldChar w:fldCharType="separate"/>
      </w:r>
      <w:ins w:id="189" w:author="Sean Hardman" w:date="2013-09-01T15:59:00Z">
        <w:r w:rsidR="00E721EE">
          <w:t>7</w:t>
        </w:r>
      </w:ins>
      <w:ins w:id="190" w:author="Sean Hardman" w:date="2013-09-01T14:17:00Z">
        <w:r>
          <w:fldChar w:fldCharType="end"/>
        </w:r>
      </w:ins>
    </w:p>
    <w:p w14:paraId="01B4E4F8" w14:textId="77777777" w:rsidR="001D74D1" w:rsidRDefault="001D74D1">
      <w:pPr>
        <w:pStyle w:val="TOC2"/>
        <w:tabs>
          <w:tab w:val="left" w:pos="862"/>
        </w:tabs>
        <w:ind w:left="0" w:firstLine="0"/>
        <w:rPr>
          <w:ins w:id="191" w:author="Sean Hardman" w:date="2013-09-01T14:17:00Z"/>
          <w:rFonts w:asciiTheme="minorHAnsi" w:eastAsiaTheme="minorEastAsia" w:hAnsiTheme="minorHAnsi" w:cstheme="minorBidi"/>
          <w:szCs w:val="24"/>
          <w:lang w:eastAsia="ja-JP"/>
        </w:rPr>
        <w:pPrChange w:id="192" w:author="Sean Hardman" w:date="2013-09-01T14:17:00Z">
          <w:pPr>
            <w:pStyle w:val="TOC2"/>
            <w:tabs>
              <w:tab w:val="left" w:pos="862"/>
            </w:tabs>
          </w:pPr>
        </w:pPrChange>
      </w:pPr>
      <w:ins w:id="193" w:author="Sean Hardman" w:date="2013-09-01T14:17:00Z">
        <w:r>
          <w:t>2.1</w:t>
        </w:r>
        <w:r>
          <w:rPr>
            <w:rFonts w:asciiTheme="minorHAnsi" w:eastAsiaTheme="minorEastAsia" w:hAnsiTheme="minorHAnsi" w:cstheme="minorBidi"/>
            <w:szCs w:val="24"/>
            <w:lang w:eastAsia="ja-JP"/>
          </w:rPr>
          <w:tab/>
        </w:r>
        <w:r>
          <w:t>Querying</w:t>
        </w:r>
        <w:r>
          <w:tab/>
        </w:r>
        <w:r>
          <w:fldChar w:fldCharType="begin"/>
        </w:r>
        <w:r>
          <w:instrText xml:space="preserve"> PAGEREF _Toc239664360 \h </w:instrText>
        </w:r>
      </w:ins>
      <w:r>
        <w:fldChar w:fldCharType="separate"/>
      </w:r>
      <w:ins w:id="194" w:author="Sean Hardman" w:date="2013-09-01T15:59:00Z">
        <w:r w:rsidR="00E721EE">
          <w:t>8</w:t>
        </w:r>
      </w:ins>
      <w:ins w:id="195" w:author="Sean Hardman" w:date="2013-09-01T14:17:00Z">
        <w:r>
          <w:fldChar w:fldCharType="end"/>
        </w:r>
      </w:ins>
    </w:p>
    <w:p w14:paraId="13C0B518" w14:textId="2B742E81" w:rsidR="001D74D1" w:rsidRDefault="001D74D1">
      <w:pPr>
        <w:pStyle w:val="TOC3"/>
        <w:tabs>
          <w:tab w:val="left" w:pos="1206"/>
        </w:tabs>
        <w:ind w:left="0" w:firstLine="0"/>
        <w:rPr>
          <w:ins w:id="196" w:author="Sean Hardman" w:date="2013-09-01T14:17:00Z"/>
          <w:rFonts w:asciiTheme="minorHAnsi" w:eastAsiaTheme="minorEastAsia" w:hAnsiTheme="minorHAnsi" w:cstheme="minorBidi"/>
          <w:noProof/>
          <w:szCs w:val="24"/>
          <w:lang w:eastAsia="ja-JP"/>
        </w:rPr>
        <w:pPrChange w:id="197" w:author="Sean Hardman" w:date="2013-09-01T14:17:00Z">
          <w:pPr>
            <w:pStyle w:val="TOC3"/>
            <w:tabs>
              <w:tab w:val="left" w:pos="1206"/>
            </w:tabs>
          </w:pPr>
        </w:pPrChange>
      </w:pPr>
      <w:ins w:id="198" w:author="Sean Hardman" w:date="2013-09-01T14:17:00Z">
        <w:r>
          <w:rPr>
            <w:noProof/>
          </w:rPr>
          <w:t>2.1.1</w:t>
        </w:r>
        <w:r>
          <w:rPr>
            <w:rFonts w:asciiTheme="minorHAnsi" w:eastAsiaTheme="minorEastAsia" w:hAnsiTheme="minorHAnsi" w:cstheme="minorBidi"/>
            <w:noProof/>
            <w:szCs w:val="24"/>
            <w:lang w:eastAsia="ja-JP"/>
          </w:rPr>
          <w:tab/>
        </w:r>
        <w:r>
          <w:rPr>
            <w:noProof/>
          </w:rPr>
          <w:t>Open</w:t>
        </w:r>
        <w:r>
          <w:rPr>
            <w:noProof/>
          </w:rPr>
          <w:tab/>
        </w:r>
        <w:r>
          <w:rPr>
            <w:noProof/>
          </w:rPr>
          <w:tab/>
        </w:r>
        <w:r>
          <w:rPr>
            <w:noProof/>
          </w:rPr>
          <w:fldChar w:fldCharType="begin"/>
        </w:r>
        <w:r>
          <w:rPr>
            <w:noProof/>
          </w:rPr>
          <w:instrText xml:space="preserve"> PAGEREF _Toc239664361 \h </w:instrText>
        </w:r>
      </w:ins>
      <w:r>
        <w:rPr>
          <w:noProof/>
        </w:rPr>
      </w:r>
      <w:r>
        <w:rPr>
          <w:noProof/>
        </w:rPr>
        <w:fldChar w:fldCharType="separate"/>
      </w:r>
      <w:ins w:id="199" w:author="Sean Hardman" w:date="2013-09-01T15:59:00Z">
        <w:r w:rsidR="00E721EE">
          <w:rPr>
            <w:noProof/>
          </w:rPr>
          <w:t>8</w:t>
        </w:r>
      </w:ins>
      <w:ins w:id="200" w:author="Sean Hardman" w:date="2013-09-01T14:17:00Z">
        <w:r>
          <w:rPr>
            <w:noProof/>
          </w:rPr>
          <w:fldChar w:fldCharType="end"/>
        </w:r>
      </w:ins>
    </w:p>
    <w:p w14:paraId="62F019A2" w14:textId="77777777" w:rsidR="001D74D1" w:rsidRDefault="001D74D1">
      <w:pPr>
        <w:pStyle w:val="TOC3"/>
        <w:tabs>
          <w:tab w:val="left" w:pos="1206"/>
        </w:tabs>
        <w:ind w:left="0" w:firstLine="0"/>
        <w:rPr>
          <w:ins w:id="201" w:author="Sean Hardman" w:date="2013-09-01T14:17:00Z"/>
          <w:rFonts w:asciiTheme="minorHAnsi" w:eastAsiaTheme="minorEastAsia" w:hAnsiTheme="minorHAnsi" w:cstheme="minorBidi"/>
          <w:noProof/>
          <w:szCs w:val="24"/>
          <w:lang w:eastAsia="ja-JP"/>
        </w:rPr>
        <w:pPrChange w:id="202" w:author="Sean Hardman" w:date="2013-09-01T14:17:00Z">
          <w:pPr>
            <w:pStyle w:val="TOC3"/>
            <w:tabs>
              <w:tab w:val="left" w:pos="1206"/>
            </w:tabs>
          </w:pPr>
        </w:pPrChange>
      </w:pPr>
      <w:ins w:id="203" w:author="Sean Hardman" w:date="2013-09-01T14:17:00Z">
        <w:r>
          <w:rPr>
            <w:noProof/>
          </w:rPr>
          <w:t>2.1.2</w:t>
        </w:r>
        <w:r>
          <w:rPr>
            <w:rFonts w:asciiTheme="minorHAnsi" w:eastAsiaTheme="minorEastAsia" w:hAnsiTheme="minorHAnsi" w:cstheme="minorBidi"/>
            <w:noProof/>
            <w:szCs w:val="24"/>
            <w:lang w:eastAsia="ja-JP"/>
          </w:rPr>
          <w:tab/>
        </w:r>
        <w:r>
          <w:rPr>
            <w:noProof/>
          </w:rPr>
          <w:t>Guided</w:t>
        </w:r>
        <w:r>
          <w:rPr>
            <w:noProof/>
          </w:rPr>
          <w:tab/>
        </w:r>
        <w:r>
          <w:rPr>
            <w:noProof/>
          </w:rPr>
          <w:fldChar w:fldCharType="begin"/>
        </w:r>
        <w:r>
          <w:rPr>
            <w:noProof/>
          </w:rPr>
          <w:instrText xml:space="preserve"> PAGEREF _Toc239664362 \h </w:instrText>
        </w:r>
      </w:ins>
      <w:r>
        <w:rPr>
          <w:noProof/>
        </w:rPr>
      </w:r>
      <w:r>
        <w:rPr>
          <w:noProof/>
        </w:rPr>
        <w:fldChar w:fldCharType="separate"/>
      </w:r>
      <w:ins w:id="204" w:author="Sean Hardman" w:date="2013-09-01T15:59:00Z">
        <w:r w:rsidR="00E721EE">
          <w:rPr>
            <w:noProof/>
          </w:rPr>
          <w:t>10</w:t>
        </w:r>
      </w:ins>
      <w:ins w:id="205" w:author="Sean Hardman" w:date="2013-09-01T14:17:00Z">
        <w:r>
          <w:rPr>
            <w:noProof/>
          </w:rPr>
          <w:fldChar w:fldCharType="end"/>
        </w:r>
      </w:ins>
    </w:p>
    <w:p w14:paraId="30144A5F" w14:textId="77777777" w:rsidR="001D74D1" w:rsidRDefault="001D74D1">
      <w:pPr>
        <w:pStyle w:val="TOC3"/>
        <w:tabs>
          <w:tab w:val="left" w:pos="1206"/>
        </w:tabs>
        <w:ind w:left="0" w:firstLine="0"/>
        <w:rPr>
          <w:ins w:id="206" w:author="Sean Hardman" w:date="2013-09-01T14:17:00Z"/>
          <w:rFonts w:asciiTheme="minorHAnsi" w:eastAsiaTheme="minorEastAsia" w:hAnsiTheme="minorHAnsi" w:cstheme="minorBidi"/>
          <w:noProof/>
          <w:szCs w:val="24"/>
          <w:lang w:eastAsia="ja-JP"/>
        </w:rPr>
        <w:pPrChange w:id="207" w:author="Sean Hardman" w:date="2013-09-01T14:17:00Z">
          <w:pPr>
            <w:pStyle w:val="TOC3"/>
            <w:tabs>
              <w:tab w:val="left" w:pos="1206"/>
            </w:tabs>
          </w:pPr>
        </w:pPrChange>
      </w:pPr>
      <w:ins w:id="208" w:author="Sean Hardman" w:date="2013-09-01T14:17:00Z">
        <w:r>
          <w:rPr>
            <w:noProof/>
          </w:rPr>
          <w:t>2.1.3</w:t>
        </w:r>
        <w:r>
          <w:rPr>
            <w:rFonts w:asciiTheme="minorHAnsi" w:eastAsiaTheme="minorEastAsia" w:hAnsiTheme="minorHAnsi" w:cstheme="minorBidi"/>
            <w:noProof/>
            <w:szCs w:val="24"/>
            <w:lang w:eastAsia="ja-JP"/>
          </w:rPr>
          <w:tab/>
        </w:r>
        <w:r>
          <w:rPr>
            <w:noProof/>
          </w:rPr>
          <w:t>Constrained</w:t>
        </w:r>
        <w:r>
          <w:rPr>
            <w:noProof/>
          </w:rPr>
          <w:tab/>
        </w:r>
        <w:r>
          <w:rPr>
            <w:noProof/>
          </w:rPr>
          <w:fldChar w:fldCharType="begin"/>
        </w:r>
        <w:r>
          <w:rPr>
            <w:noProof/>
          </w:rPr>
          <w:instrText xml:space="preserve"> PAGEREF _Toc239664363 \h </w:instrText>
        </w:r>
      </w:ins>
      <w:r>
        <w:rPr>
          <w:noProof/>
        </w:rPr>
      </w:r>
      <w:r>
        <w:rPr>
          <w:noProof/>
        </w:rPr>
        <w:fldChar w:fldCharType="separate"/>
      </w:r>
      <w:ins w:id="209" w:author="Sean Hardman" w:date="2013-09-01T15:59:00Z">
        <w:r w:rsidR="00E721EE">
          <w:rPr>
            <w:noProof/>
          </w:rPr>
          <w:t>11</w:t>
        </w:r>
      </w:ins>
      <w:ins w:id="210" w:author="Sean Hardman" w:date="2013-09-01T14:17:00Z">
        <w:r>
          <w:rPr>
            <w:noProof/>
          </w:rPr>
          <w:fldChar w:fldCharType="end"/>
        </w:r>
      </w:ins>
    </w:p>
    <w:p w14:paraId="1575F548" w14:textId="2328D5CB" w:rsidR="001D74D1" w:rsidRDefault="001D74D1">
      <w:pPr>
        <w:pStyle w:val="TOC2"/>
        <w:tabs>
          <w:tab w:val="left" w:pos="862"/>
        </w:tabs>
        <w:ind w:left="0" w:firstLine="0"/>
        <w:rPr>
          <w:ins w:id="211" w:author="Sean Hardman" w:date="2013-09-01T14:17:00Z"/>
          <w:rFonts w:asciiTheme="minorHAnsi" w:eastAsiaTheme="minorEastAsia" w:hAnsiTheme="minorHAnsi" w:cstheme="minorBidi"/>
          <w:szCs w:val="24"/>
          <w:lang w:eastAsia="ja-JP"/>
        </w:rPr>
        <w:pPrChange w:id="212" w:author="Sean Hardman" w:date="2013-09-01T14:17:00Z">
          <w:pPr>
            <w:pStyle w:val="TOC2"/>
            <w:tabs>
              <w:tab w:val="left" w:pos="862"/>
            </w:tabs>
          </w:pPr>
        </w:pPrChange>
      </w:pPr>
      <w:ins w:id="213" w:author="Sean Hardman" w:date="2013-09-01T14:17:00Z">
        <w:r>
          <w:t>2.2</w:t>
        </w:r>
        <w:r>
          <w:rPr>
            <w:rFonts w:asciiTheme="minorHAnsi" w:eastAsiaTheme="minorEastAsia" w:hAnsiTheme="minorHAnsi" w:cstheme="minorBidi"/>
            <w:szCs w:val="24"/>
            <w:lang w:eastAsia="ja-JP"/>
          </w:rPr>
          <w:tab/>
        </w:r>
        <w:r>
          <w:t>Results</w:t>
        </w:r>
        <w:r>
          <w:tab/>
        </w:r>
        <w:r>
          <w:tab/>
        </w:r>
        <w:r>
          <w:fldChar w:fldCharType="begin"/>
        </w:r>
        <w:r>
          <w:instrText xml:space="preserve"> PAGEREF _Toc239664364 \h </w:instrText>
        </w:r>
      </w:ins>
      <w:r>
        <w:fldChar w:fldCharType="separate"/>
      </w:r>
      <w:ins w:id="214" w:author="Sean Hardman" w:date="2013-09-01T15:59:00Z">
        <w:r w:rsidR="00E721EE">
          <w:t>13</w:t>
        </w:r>
      </w:ins>
      <w:ins w:id="215" w:author="Sean Hardman" w:date="2013-09-01T14:17:00Z">
        <w:r>
          <w:fldChar w:fldCharType="end"/>
        </w:r>
      </w:ins>
    </w:p>
    <w:p w14:paraId="694F8BAB" w14:textId="77777777" w:rsidR="001D74D1" w:rsidRDefault="001D74D1">
      <w:pPr>
        <w:pStyle w:val="TOC3"/>
        <w:tabs>
          <w:tab w:val="left" w:pos="1206"/>
        </w:tabs>
        <w:ind w:left="0" w:firstLine="0"/>
        <w:rPr>
          <w:ins w:id="216" w:author="Sean Hardman" w:date="2013-09-01T14:17:00Z"/>
          <w:rFonts w:asciiTheme="minorHAnsi" w:eastAsiaTheme="minorEastAsia" w:hAnsiTheme="minorHAnsi" w:cstheme="minorBidi"/>
          <w:noProof/>
          <w:szCs w:val="24"/>
          <w:lang w:eastAsia="ja-JP"/>
        </w:rPr>
        <w:pPrChange w:id="217" w:author="Sean Hardman" w:date="2013-09-01T14:17:00Z">
          <w:pPr>
            <w:pStyle w:val="TOC3"/>
            <w:tabs>
              <w:tab w:val="left" w:pos="1206"/>
            </w:tabs>
          </w:pPr>
        </w:pPrChange>
      </w:pPr>
      <w:ins w:id="218" w:author="Sean Hardman" w:date="2013-09-01T14:17:00Z">
        <w:r>
          <w:rPr>
            <w:noProof/>
          </w:rPr>
          <w:t>2.2.1</w:t>
        </w:r>
        <w:r>
          <w:rPr>
            <w:rFonts w:asciiTheme="minorHAnsi" w:eastAsiaTheme="minorEastAsia" w:hAnsiTheme="minorHAnsi" w:cstheme="minorBidi"/>
            <w:noProof/>
            <w:szCs w:val="24"/>
            <w:lang w:eastAsia="ja-JP"/>
          </w:rPr>
          <w:tab/>
        </w:r>
        <w:r>
          <w:rPr>
            <w:noProof/>
          </w:rPr>
          <w:t>Ordering of Results</w:t>
        </w:r>
        <w:r>
          <w:rPr>
            <w:noProof/>
          </w:rPr>
          <w:tab/>
        </w:r>
        <w:r>
          <w:rPr>
            <w:noProof/>
          </w:rPr>
          <w:fldChar w:fldCharType="begin"/>
        </w:r>
        <w:r>
          <w:rPr>
            <w:noProof/>
          </w:rPr>
          <w:instrText xml:space="preserve"> PAGEREF _Toc239664365 \h </w:instrText>
        </w:r>
      </w:ins>
      <w:r>
        <w:rPr>
          <w:noProof/>
        </w:rPr>
      </w:r>
      <w:r>
        <w:rPr>
          <w:noProof/>
        </w:rPr>
        <w:fldChar w:fldCharType="separate"/>
      </w:r>
      <w:ins w:id="219" w:author="Sean Hardman" w:date="2013-09-01T15:59:00Z">
        <w:r w:rsidR="00E721EE">
          <w:rPr>
            <w:noProof/>
          </w:rPr>
          <w:t>14</w:t>
        </w:r>
      </w:ins>
      <w:ins w:id="220" w:author="Sean Hardman" w:date="2013-09-01T14:17:00Z">
        <w:r>
          <w:rPr>
            <w:noProof/>
          </w:rPr>
          <w:fldChar w:fldCharType="end"/>
        </w:r>
      </w:ins>
    </w:p>
    <w:p w14:paraId="2BAE0806" w14:textId="77777777" w:rsidR="001D74D1" w:rsidRDefault="001D74D1">
      <w:pPr>
        <w:pStyle w:val="TOC3"/>
        <w:tabs>
          <w:tab w:val="left" w:pos="1206"/>
        </w:tabs>
        <w:ind w:left="0" w:firstLine="0"/>
        <w:rPr>
          <w:ins w:id="221" w:author="Sean Hardman" w:date="2013-09-01T14:17:00Z"/>
          <w:rFonts w:asciiTheme="minorHAnsi" w:eastAsiaTheme="minorEastAsia" w:hAnsiTheme="minorHAnsi" w:cstheme="minorBidi"/>
          <w:noProof/>
          <w:szCs w:val="24"/>
          <w:lang w:eastAsia="ja-JP"/>
        </w:rPr>
        <w:pPrChange w:id="222" w:author="Sean Hardman" w:date="2013-09-01T14:17:00Z">
          <w:pPr>
            <w:pStyle w:val="TOC3"/>
            <w:tabs>
              <w:tab w:val="left" w:pos="1206"/>
            </w:tabs>
          </w:pPr>
        </w:pPrChange>
      </w:pPr>
      <w:ins w:id="223" w:author="Sean Hardman" w:date="2013-09-01T14:17:00Z">
        <w:r>
          <w:rPr>
            <w:noProof/>
          </w:rPr>
          <w:t>2.2.2</w:t>
        </w:r>
        <w:r>
          <w:rPr>
            <w:rFonts w:asciiTheme="minorHAnsi" w:eastAsiaTheme="minorEastAsia" w:hAnsiTheme="minorHAnsi" w:cstheme="minorBidi"/>
            <w:noProof/>
            <w:szCs w:val="24"/>
            <w:lang w:eastAsia="ja-JP"/>
          </w:rPr>
          <w:tab/>
        </w:r>
        <w:r>
          <w:rPr>
            <w:noProof/>
          </w:rPr>
          <w:t>Segmentation</w:t>
        </w:r>
        <w:r>
          <w:rPr>
            <w:noProof/>
          </w:rPr>
          <w:tab/>
        </w:r>
        <w:r>
          <w:rPr>
            <w:noProof/>
          </w:rPr>
          <w:fldChar w:fldCharType="begin"/>
        </w:r>
        <w:r>
          <w:rPr>
            <w:noProof/>
          </w:rPr>
          <w:instrText xml:space="preserve"> PAGEREF _Toc239664366 \h </w:instrText>
        </w:r>
      </w:ins>
      <w:r>
        <w:rPr>
          <w:noProof/>
        </w:rPr>
      </w:r>
      <w:r>
        <w:rPr>
          <w:noProof/>
        </w:rPr>
        <w:fldChar w:fldCharType="separate"/>
      </w:r>
      <w:ins w:id="224" w:author="Sean Hardman" w:date="2013-09-01T15:59:00Z">
        <w:r w:rsidR="00E721EE">
          <w:rPr>
            <w:noProof/>
          </w:rPr>
          <w:t>14</w:t>
        </w:r>
      </w:ins>
      <w:ins w:id="225" w:author="Sean Hardman" w:date="2013-09-01T14:17:00Z">
        <w:r>
          <w:rPr>
            <w:noProof/>
          </w:rPr>
          <w:fldChar w:fldCharType="end"/>
        </w:r>
      </w:ins>
    </w:p>
    <w:p w14:paraId="4E768D0B" w14:textId="77777777" w:rsidR="001D74D1" w:rsidRDefault="001D74D1">
      <w:pPr>
        <w:pStyle w:val="TOC1"/>
        <w:tabs>
          <w:tab w:val="left" w:pos="574"/>
        </w:tabs>
        <w:ind w:left="0" w:firstLine="0"/>
        <w:rPr>
          <w:ins w:id="226" w:author="Sean Hardman" w:date="2013-09-01T14:17:00Z"/>
          <w:rFonts w:asciiTheme="minorHAnsi" w:eastAsiaTheme="minorEastAsia" w:hAnsiTheme="minorHAnsi" w:cstheme="minorBidi"/>
          <w:b w:val="0"/>
          <w:caps w:val="0"/>
          <w:szCs w:val="24"/>
          <w:lang w:eastAsia="ja-JP"/>
        </w:rPr>
        <w:pPrChange w:id="227" w:author="Sean Hardman" w:date="2013-09-01T14:17:00Z">
          <w:pPr>
            <w:pStyle w:val="TOC1"/>
            <w:tabs>
              <w:tab w:val="left" w:pos="574"/>
            </w:tabs>
          </w:pPr>
        </w:pPrChange>
      </w:pPr>
      <w:ins w:id="228" w:author="Sean Hardman" w:date="2013-09-01T14:17:00Z">
        <w:r>
          <w:t>3.0</w:t>
        </w:r>
        <w:r>
          <w:rPr>
            <w:rFonts w:asciiTheme="minorHAnsi" w:eastAsiaTheme="minorEastAsia" w:hAnsiTheme="minorHAnsi" w:cstheme="minorBidi"/>
            <w:b w:val="0"/>
            <w:caps w:val="0"/>
            <w:szCs w:val="24"/>
            <w:lang w:eastAsia="ja-JP"/>
          </w:rPr>
          <w:tab/>
        </w:r>
        <w:r>
          <w:t>Use Cases</w:t>
        </w:r>
        <w:r>
          <w:tab/>
        </w:r>
        <w:r>
          <w:fldChar w:fldCharType="begin"/>
        </w:r>
        <w:r>
          <w:instrText xml:space="preserve"> PAGEREF _Toc239664367 \h </w:instrText>
        </w:r>
      </w:ins>
      <w:r>
        <w:fldChar w:fldCharType="separate"/>
      </w:r>
      <w:ins w:id="229" w:author="Sean Hardman" w:date="2013-09-01T15:59:00Z">
        <w:r w:rsidR="00E721EE">
          <w:t>15</w:t>
        </w:r>
      </w:ins>
      <w:ins w:id="230" w:author="Sean Hardman" w:date="2013-09-01T14:17:00Z">
        <w:r>
          <w:fldChar w:fldCharType="end"/>
        </w:r>
      </w:ins>
    </w:p>
    <w:p w14:paraId="350DC80C" w14:textId="709E98CC" w:rsidR="001D74D1" w:rsidRDefault="001D74D1">
      <w:pPr>
        <w:pStyle w:val="TOC2"/>
        <w:tabs>
          <w:tab w:val="left" w:pos="862"/>
        </w:tabs>
        <w:ind w:left="0" w:firstLine="0"/>
        <w:rPr>
          <w:ins w:id="231" w:author="Sean Hardman" w:date="2013-09-01T14:17:00Z"/>
          <w:rFonts w:asciiTheme="minorHAnsi" w:eastAsiaTheme="minorEastAsia" w:hAnsiTheme="minorHAnsi" w:cstheme="minorBidi"/>
          <w:szCs w:val="24"/>
          <w:lang w:eastAsia="ja-JP"/>
        </w:rPr>
        <w:pPrChange w:id="232" w:author="Sean Hardman" w:date="2013-09-01T14:17:00Z">
          <w:pPr>
            <w:pStyle w:val="TOC2"/>
            <w:tabs>
              <w:tab w:val="left" w:pos="862"/>
            </w:tabs>
          </w:pPr>
        </w:pPrChange>
      </w:pPr>
      <w:ins w:id="233" w:author="Sean Hardman" w:date="2013-09-01T14:17:00Z">
        <w:r w:rsidRPr="00A53276">
          <w:rPr>
            <w:bCs/>
            <w:lang w:bidi="en-US"/>
          </w:rPr>
          <w:t>3.1</w:t>
        </w:r>
        <w:r>
          <w:rPr>
            <w:rFonts w:asciiTheme="minorHAnsi" w:eastAsiaTheme="minorEastAsia" w:hAnsiTheme="minorHAnsi" w:cstheme="minorBidi"/>
            <w:szCs w:val="24"/>
            <w:lang w:eastAsia="ja-JP"/>
          </w:rPr>
          <w:tab/>
        </w:r>
        <w:r w:rsidRPr="00A53276">
          <w:rPr>
            <w:bCs/>
            <w:lang w:bidi="en-US"/>
          </w:rPr>
          <w:t>Actors</w:t>
        </w:r>
        <w:r>
          <w:tab/>
        </w:r>
        <w:r>
          <w:tab/>
        </w:r>
        <w:r>
          <w:fldChar w:fldCharType="begin"/>
        </w:r>
        <w:r>
          <w:instrText xml:space="preserve"> PAGEREF _Toc239664368 \h </w:instrText>
        </w:r>
      </w:ins>
      <w:r>
        <w:fldChar w:fldCharType="separate"/>
      </w:r>
      <w:ins w:id="234" w:author="Sean Hardman" w:date="2013-09-01T15:59:00Z">
        <w:r w:rsidR="00E721EE">
          <w:t>16</w:t>
        </w:r>
      </w:ins>
      <w:ins w:id="235" w:author="Sean Hardman" w:date="2013-09-01T14:17:00Z">
        <w:r>
          <w:fldChar w:fldCharType="end"/>
        </w:r>
      </w:ins>
    </w:p>
    <w:p w14:paraId="6CC04129" w14:textId="77777777" w:rsidR="001D74D1" w:rsidRDefault="001D74D1">
      <w:pPr>
        <w:pStyle w:val="TOC3"/>
        <w:tabs>
          <w:tab w:val="left" w:pos="1206"/>
        </w:tabs>
        <w:ind w:left="0" w:firstLine="0"/>
        <w:rPr>
          <w:ins w:id="236" w:author="Sean Hardman" w:date="2013-09-01T14:17:00Z"/>
          <w:rFonts w:asciiTheme="minorHAnsi" w:eastAsiaTheme="minorEastAsia" w:hAnsiTheme="minorHAnsi" w:cstheme="minorBidi"/>
          <w:noProof/>
          <w:szCs w:val="24"/>
          <w:lang w:eastAsia="ja-JP"/>
        </w:rPr>
        <w:pPrChange w:id="237" w:author="Sean Hardman" w:date="2013-09-01T14:17:00Z">
          <w:pPr>
            <w:pStyle w:val="TOC3"/>
            <w:tabs>
              <w:tab w:val="left" w:pos="1206"/>
            </w:tabs>
          </w:pPr>
        </w:pPrChange>
      </w:pPr>
      <w:ins w:id="238" w:author="Sean Hardman" w:date="2013-09-01T14:17:00Z">
        <w:r w:rsidRPr="00A53276">
          <w:rPr>
            <w:bCs/>
            <w:noProof/>
            <w:lang w:bidi="en-US"/>
          </w:rPr>
          <w:t>3.1.1</w:t>
        </w:r>
        <w:r>
          <w:rPr>
            <w:rFonts w:asciiTheme="minorHAnsi" w:eastAsiaTheme="minorEastAsia" w:hAnsiTheme="minorHAnsi" w:cstheme="minorBidi"/>
            <w:noProof/>
            <w:szCs w:val="24"/>
            <w:lang w:eastAsia="ja-JP"/>
          </w:rPr>
          <w:tab/>
        </w:r>
        <w:r w:rsidRPr="00A53276">
          <w:rPr>
            <w:bCs/>
            <w:noProof/>
            <w:lang w:bidi="en-US"/>
          </w:rPr>
          <w:t>Data Consumer (Public)</w:t>
        </w:r>
        <w:r>
          <w:rPr>
            <w:noProof/>
          </w:rPr>
          <w:tab/>
        </w:r>
        <w:r>
          <w:rPr>
            <w:noProof/>
          </w:rPr>
          <w:fldChar w:fldCharType="begin"/>
        </w:r>
        <w:r>
          <w:rPr>
            <w:noProof/>
          </w:rPr>
          <w:instrText xml:space="preserve"> PAGEREF _Toc239664369 \h </w:instrText>
        </w:r>
      </w:ins>
      <w:r>
        <w:rPr>
          <w:noProof/>
        </w:rPr>
      </w:r>
      <w:r>
        <w:rPr>
          <w:noProof/>
        </w:rPr>
        <w:fldChar w:fldCharType="separate"/>
      </w:r>
      <w:ins w:id="239" w:author="Sean Hardman" w:date="2013-09-01T15:59:00Z">
        <w:r w:rsidR="00E721EE">
          <w:rPr>
            <w:noProof/>
          </w:rPr>
          <w:t>16</w:t>
        </w:r>
      </w:ins>
      <w:ins w:id="240" w:author="Sean Hardman" w:date="2013-09-01T14:17:00Z">
        <w:r>
          <w:rPr>
            <w:noProof/>
          </w:rPr>
          <w:fldChar w:fldCharType="end"/>
        </w:r>
      </w:ins>
    </w:p>
    <w:p w14:paraId="2690A2B4" w14:textId="77777777" w:rsidR="001D74D1" w:rsidRDefault="001D74D1">
      <w:pPr>
        <w:pStyle w:val="TOC3"/>
        <w:tabs>
          <w:tab w:val="left" w:pos="1206"/>
        </w:tabs>
        <w:ind w:left="0" w:firstLine="0"/>
        <w:rPr>
          <w:ins w:id="241" w:author="Sean Hardman" w:date="2013-09-01T14:17:00Z"/>
          <w:rFonts w:asciiTheme="minorHAnsi" w:eastAsiaTheme="minorEastAsia" w:hAnsiTheme="minorHAnsi" w:cstheme="minorBidi"/>
          <w:noProof/>
          <w:szCs w:val="24"/>
          <w:lang w:eastAsia="ja-JP"/>
        </w:rPr>
        <w:pPrChange w:id="242" w:author="Sean Hardman" w:date="2013-09-01T14:17:00Z">
          <w:pPr>
            <w:pStyle w:val="TOC3"/>
            <w:tabs>
              <w:tab w:val="left" w:pos="1206"/>
            </w:tabs>
          </w:pPr>
        </w:pPrChange>
      </w:pPr>
      <w:ins w:id="243" w:author="Sean Hardman" w:date="2013-09-01T14:17:00Z">
        <w:r w:rsidRPr="00A53276">
          <w:rPr>
            <w:bCs/>
            <w:noProof/>
            <w:lang w:bidi="en-US"/>
          </w:rPr>
          <w:t>3.1.2</w:t>
        </w:r>
        <w:r>
          <w:rPr>
            <w:rFonts w:asciiTheme="minorHAnsi" w:eastAsiaTheme="minorEastAsia" w:hAnsiTheme="minorHAnsi" w:cstheme="minorBidi"/>
            <w:noProof/>
            <w:szCs w:val="24"/>
            <w:lang w:eastAsia="ja-JP"/>
          </w:rPr>
          <w:tab/>
        </w:r>
        <w:r w:rsidRPr="00A53276">
          <w:rPr>
            <w:bCs/>
            <w:noProof/>
            <w:lang w:bidi="en-US"/>
          </w:rPr>
          <w:t>Data Consumer (Scientist)</w:t>
        </w:r>
        <w:r>
          <w:rPr>
            <w:noProof/>
          </w:rPr>
          <w:tab/>
        </w:r>
        <w:r>
          <w:rPr>
            <w:noProof/>
          </w:rPr>
          <w:fldChar w:fldCharType="begin"/>
        </w:r>
        <w:r>
          <w:rPr>
            <w:noProof/>
          </w:rPr>
          <w:instrText xml:space="preserve"> PAGEREF _Toc239664370 \h </w:instrText>
        </w:r>
      </w:ins>
      <w:r>
        <w:rPr>
          <w:noProof/>
        </w:rPr>
      </w:r>
      <w:r>
        <w:rPr>
          <w:noProof/>
        </w:rPr>
        <w:fldChar w:fldCharType="separate"/>
      </w:r>
      <w:ins w:id="244" w:author="Sean Hardman" w:date="2013-09-01T15:59:00Z">
        <w:r w:rsidR="00E721EE">
          <w:rPr>
            <w:noProof/>
          </w:rPr>
          <w:t>16</w:t>
        </w:r>
      </w:ins>
      <w:ins w:id="245" w:author="Sean Hardman" w:date="2013-09-01T14:17:00Z">
        <w:r>
          <w:rPr>
            <w:noProof/>
          </w:rPr>
          <w:fldChar w:fldCharType="end"/>
        </w:r>
      </w:ins>
    </w:p>
    <w:p w14:paraId="15BEA0F2" w14:textId="77777777" w:rsidR="001D74D1" w:rsidRDefault="001D74D1">
      <w:pPr>
        <w:pStyle w:val="TOC3"/>
        <w:tabs>
          <w:tab w:val="left" w:pos="1206"/>
        </w:tabs>
        <w:ind w:left="0" w:firstLine="0"/>
        <w:rPr>
          <w:ins w:id="246" w:author="Sean Hardman" w:date="2013-09-01T14:17:00Z"/>
          <w:rFonts w:asciiTheme="minorHAnsi" w:eastAsiaTheme="minorEastAsia" w:hAnsiTheme="minorHAnsi" w:cstheme="minorBidi"/>
          <w:noProof/>
          <w:szCs w:val="24"/>
          <w:lang w:eastAsia="ja-JP"/>
        </w:rPr>
        <w:pPrChange w:id="247" w:author="Sean Hardman" w:date="2013-09-01T14:17:00Z">
          <w:pPr>
            <w:pStyle w:val="TOC3"/>
            <w:tabs>
              <w:tab w:val="left" w:pos="1206"/>
            </w:tabs>
          </w:pPr>
        </w:pPrChange>
      </w:pPr>
      <w:ins w:id="248" w:author="Sean Hardman" w:date="2013-09-01T14:17:00Z">
        <w:r>
          <w:rPr>
            <w:noProof/>
            <w:lang w:bidi="en-US"/>
          </w:rPr>
          <w:t>3.1.3</w:t>
        </w:r>
        <w:r>
          <w:rPr>
            <w:rFonts w:asciiTheme="minorHAnsi" w:eastAsiaTheme="minorEastAsia" w:hAnsiTheme="minorHAnsi" w:cstheme="minorBidi"/>
            <w:noProof/>
            <w:szCs w:val="24"/>
            <w:lang w:eastAsia="ja-JP"/>
          </w:rPr>
          <w:tab/>
        </w:r>
        <w:r>
          <w:rPr>
            <w:noProof/>
            <w:lang w:bidi="en-US"/>
          </w:rPr>
          <w:t>Data Engineer</w:t>
        </w:r>
        <w:r>
          <w:rPr>
            <w:noProof/>
          </w:rPr>
          <w:tab/>
        </w:r>
        <w:r>
          <w:rPr>
            <w:noProof/>
          </w:rPr>
          <w:fldChar w:fldCharType="begin"/>
        </w:r>
        <w:r>
          <w:rPr>
            <w:noProof/>
          </w:rPr>
          <w:instrText xml:space="preserve"> PAGEREF _Toc239664371 \h </w:instrText>
        </w:r>
      </w:ins>
      <w:r>
        <w:rPr>
          <w:noProof/>
        </w:rPr>
      </w:r>
      <w:r>
        <w:rPr>
          <w:noProof/>
        </w:rPr>
        <w:fldChar w:fldCharType="separate"/>
      </w:r>
      <w:ins w:id="249" w:author="Sean Hardman" w:date="2013-09-01T15:59:00Z">
        <w:r w:rsidR="00E721EE">
          <w:rPr>
            <w:noProof/>
          </w:rPr>
          <w:t>16</w:t>
        </w:r>
      </w:ins>
      <w:ins w:id="250" w:author="Sean Hardman" w:date="2013-09-01T14:17:00Z">
        <w:r>
          <w:rPr>
            <w:noProof/>
          </w:rPr>
          <w:fldChar w:fldCharType="end"/>
        </w:r>
      </w:ins>
    </w:p>
    <w:p w14:paraId="4D311750" w14:textId="77777777" w:rsidR="001D74D1" w:rsidRDefault="001D74D1">
      <w:pPr>
        <w:pStyle w:val="TOC3"/>
        <w:tabs>
          <w:tab w:val="left" w:pos="1206"/>
        </w:tabs>
        <w:ind w:left="0" w:firstLine="0"/>
        <w:rPr>
          <w:ins w:id="251" w:author="Sean Hardman" w:date="2013-09-01T14:17:00Z"/>
          <w:rFonts w:asciiTheme="minorHAnsi" w:eastAsiaTheme="minorEastAsia" w:hAnsiTheme="minorHAnsi" w:cstheme="minorBidi"/>
          <w:noProof/>
          <w:szCs w:val="24"/>
          <w:lang w:eastAsia="ja-JP"/>
        </w:rPr>
        <w:pPrChange w:id="252" w:author="Sean Hardman" w:date="2013-09-01T14:17:00Z">
          <w:pPr>
            <w:pStyle w:val="TOC3"/>
            <w:tabs>
              <w:tab w:val="left" w:pos="1206"/>
            </w:tabs>
          </w:pPr>
        </w:pPrChange>
      </w:pPr>
      <w:ins w:id="253" w:author="Sean Hardman" w:date="2013-09-01T14:17:00Z">
        <w:r w:rsidRPr="00A53276">
          <w:rPr>
            <w:bCs/>
            <w:noProof/>
            <w:lang w:bidi="en-US"/>
          </w:rPr>
          <w:t>3.1.4</w:t>
        </w:r>
        <w:r>
          <w:rPr>
            <w:rFonts w:asciiTheme="minorHAnsi" w:eastAsiaTheme="minorEastAsia" w:hAnsiTheme="minorHAnsi" w:cstheme="minorBidi"/>
            <w:noProof/>
            <w:szCs w:val="24"/>
            <w:lang w:eastAsia="ja-JP"/>
          </w:rPr>
          <w:tab/>
        </w:r>
        <w:r w:rsidRPr="00A53276">
          <w:rPr>
            <w:bCs/>
            <w:noProof/>
            <w:lang w:bidi="en-US"/>
          </w:rPr>
          <w:t>Operator</w:t>
        </w:r>
        <w:r>
          <w:rPr>
            <w:noProof/>
          </w:rPr>
          <w:tab/>
        </w:r>
        <w:r>
          <w:rPr>
            <w:noProof/>
          </w:rPr>
          <w:fldChar w:fldCharType="begin"/>
        </w:r>
        <w:r>
          <w:rPr>
            <w:noProof/>
          </w:rPr>
          <w:instrText xml:space="preserve"> PAGEREF _Toc239664372 \h </w:instrText>
        </w:r>
      </w:ins>
      <w:r>
        <w:rPr>
          <w:noProof/>
        </w:rPr>
      </w:r>
      <w:r>
        <w:rPr>
          <w:noProof/>
        </w:rPr>
        <w:fldChar w:fldCharType="separate"/>
      </w:r>
      <w:ins w:id="254" w:author="Sean Hardman" w:date="2013-09-01T15:59:00Z">
        <w:r w:rsidR="00E721EE">
          <w:rPr>
            <w:noProof/>
          </w:rPr>
          <w:t>16</w:t>
        </w:r>
      </w:ins>
      <w:ins w:id="255" w:author="Sean Hardman" w:date="2013-09-01T14:17:00Z">
        <w:r>
          <w:rPr>
            <w:noProof/>
          </w:rPr>
          <w:fldChar w:fldCharType="end"/>
        </w:r>
      </w:ins>
    </w:p>
    <w:p w14:paraId="6F584920" w14:textId="77777777" w:rsidR="001D74D1" w:rsidRDefault="001D74D1">
      <w:pPr>
        <w:pStyle w:val="TOC3"/>
        <w:tabs>
          <w:tab w:val="left" w:pos="1206"/>
        </w:tabs>
        <w:ind w:left="0" w:firstLine="0"/>
        <w:rPr>
          <w:ins w:id="256" w:author="Sean Hardman" w:date="2013-09-01T14:17:00Z"/>
          <w:rFonts w:asciiTheme="minorHAnsi" w:eastAsiaTheme="minorEastAsia" w:hAnsiTheme="minorHAnsi" w:cstheme="minorBidi"/>
          <w:noProof/>
          <w:szCs w:val="24"/>
          <w:lang w:eastAsia="ja-JP"/>
        </w:rPr>
        <w:pPrChange w:id="257" w:author="Sean Hardman" w:date="2013-09-01T14:17:00Z">
          <w:pPr>
            <w:pStyle w:val="TOC3"/>
            <w:tabs>
              <w:tab w:val="left" w:pos="1206"/>
            </w:tabs>
          </w:pPr>
        </w:pPrChange>
      </w:pPr>
      <w:ins w:id="258" w:author="Sean Hardman" w:date="2013-09-01T14:17:00Z">
        <w:r w:rsidRPr="00A53276">
          <w:rPr>
            <w:bCs/>
            <w:noProof/>
            <w:lang w:bidi="en-US"/>
          </w:rPr>
          <w:t>3.1.5</w:t>
        </w:r>
        <w:r>
          <w:rPr>
            <w:rFonts w:asciiTheme="minorHAnsi" w:eastAsiaTheme="minorEastAsia" w:hAnsiTheme="minorHAnsi" w:cstheme="minorBidi"/>
            <w:noProof/>
            <w:szCs w:val="24"/>
            <w:lang w:eastAsia="ja-JP"/>
          </w:rPr>
          <w:tab/>
        </w:r>
        <w:r w:rsidRPr="00A53276">
          <w:rPr>
            <w:bCs/>
            <w:noProof/>
            <w:lang w:bidi="en-US"/>
          </w:rPr>
          <w:t>Services, Tools and Applications</w:t>
        </w:r>
        <w:r>
          <w:rPr>
            <w:noProof/>
          </w:rPr>
          <w:tab/>
        </w:r>
        <w:r>
          <w:rPr>
            <w:noProof/>
          </w:rPr>
          <w:fldChar w:fldCharType="begin"/>
        </w:r>
        <w:r>
          <w:rPr>
            <w:noProof/>
          </w:rPr>
          <w:instrText xml:space="preserve"> PAGEREF _Toc239664373 \h </w:instrText>
        </w:r>
      </w:ins>
      <w:r>
        <w:rPr>
          <w:noProof/>
        </w:rPr>
      </w:r>
      <w:r>
        <w:rPr>
          <w:noProof/>
        </w:rPr>
        <w:fldChar w:fldCharType="separate"/>
      </w:r>
      <w:ins w:id="259" w:author="Sean Hardman" w:date="2013-09-01T15:59:00Z">
        <w:r w:rsidR="00E721EE">
          <w:rPr>
            <w:noProof/>
          </w:rPr>
          <w:t>16</w:t>
        </w:r>
      </w:ins>
      <w:ins w:id="260" w:author="Sean Hardman" w:date="2013-09-01T14:17:00Z">
        <w:r>
          <w:rPr>
            <w:noProof/>
          </w:rPr>
          <w:fldChar w:fldCharType="end"/>
        </w:r>
      </w:ins>
    </w:p>
    <w:p w14:paraId="28FA5480" w14:textId="0F58B1F7" w:rsidR="001D74D1" w:rsidRDefault="001D74D1">
      <w:pPr>
        <w:pStyle w:val="TOC2"/>
        <w:tabs>
          <w:tab w:val="left" w:pos="862"/>
        </w:tabs>
        <w:ind w:left="0" w:firstLine="0"/>
        <w:rPr>
          <w:ins w:id="261" w:author="Sean Hardman" w:date="2013-09-01T14:17:00Z"/>
          <w:rFonts w:asciiTheme="minorHAnsi" w:eastAsiaTheme="minorEastAsia" w:hAnsiTheme="minorHAnsi" w:cstheme="minorBidi"/>
          <w:szCs w:val="24"/>
          <w:lang w:eastAsia="ja-JP"/>
        </w:rPr>
        <w:pPrChange w:id="262" w:author="Sean Hardman" w:date="2013-09-01T14:17:00Z">
          <w:pPr>
            <w:pStyle w:val="TOC2"/>
            <w:tabs>
              <w:tab w:val="left" w:pos="862"/>
            </w:tabs>
          </w:pPr>
        </w:pPrChange>
      </w:pPr>
      <w:ins w:id="263" w:author="Sean Hardman" w:date="2013-09-01T14:17:00Z">
        <w:r w:rsidRPr="00A53276">
          <w:rPr>
            <w:bCs/>
            <w:lang w:bidi="en-US"/>
          </w:rPr>
          <w:t>3.2</w:t>
        </w:r>
        <w:r>
          <w:rPr>
            <w:rFonts w:asciiTheme="minorHAnsi" w:eastAsiaTheme="minorEastAsia" w:hAnsiTheme="minorHAnsi" w:cstheme="minorBidi"/>
            <w:szCs w:val="24"/>
            <w:lang w:eastAsia="ja-JP"/>
          </w:rPr>
          <w:tab/>
        </w:r>
        <w:r w:rsidRPr="00A53276">
          <w:rPr>
            <w:bCs/>
            <w:lang w:bidi="en-US"/>
          </w:rPr>
          <w:t>Cases</w:t>
        </w:r>
        <w:r>
          <w:tab/>
        </w:r>
        <w:r>
          <w:tab/>
        </w:r>
        <w:r>
          <w:fldChar w:fldCharType="begin"/>
        </w:r>
        <w:r>
          <w:instrText xml:space="preserve"> PAGEREF _Toc239664374 \h </w:instrText>
        </w:r>
      </w:ins>
      <w:r>
        <w:fldChar w:fldCharType="separate"/>
      </w:r>
      <w:ins w:id="264" w:author="Sean Hardman" w:date="2013-09-01T15:59:00Z">
        <w:r w:rsidR="00E721EE">
          <w:t>16</w:t>
        </w:r>
      </w:ins>
      <w:ins w:id="265" w:author="Sean Hardman" w:date="2013-09-01T14:17:00Z">
        <w:r>
          <w:fldChar w:fldCharType="end"/>
        </w:r>
      </w:ins>
    </w:p>
    <w:p w14:paraId="2688805A" w14:textId="77777777" w:rsidR="001D74D1" w:rsidRDefault="001D74D1">
      <w:pPr>
        <w:pStyle w:val="TOC3"/>
        <w:tabs>
          <w:tab w:val="left" w:pos="1206"/>
        </w:tabs>
        <w:ind w:left="0" w:firstLine="0"/>
        <w:rPr>
          <w:ins w:id="266" w:author="Sean Hardman" w:date="2013-09-01T14:17:00Z"/>
          <w:rFonts w:asciiTheme="minorHAnsi" w:eastAsiaTheme="minorEastAsia" w:hAnsiTheme="minorHAnsi" w:cstheme="minorBidi"/>
          <w:noProof/>
          <w:szCs w:val="24"/>
          <w:lang w:eastAsia="ja-JP"/>
        </w:rPr>
        <w:pPrChange w:id="267" w:author="Sean Hardman" w:date="2013-09-01T14:17:00Z">
          <w:pPr>
            <w:pStyle w:val="TOC3"/>
            <w:tabs>
              <w:tab w:val="left" w:pos="1206"/>
            </w:tabs>
          </w:pPr>
        </w:pPrChange>
      </w:pPr>
      <w:ins w:id="268" w:author="Sean Hardman" w:date="2013-09-01T14:17:00Z">
        <w:r w:rsidRPr="00A53276">
          <w:rPr>
            <w:bCs/>
            <w:noProof/>
            <w:lang w:bidi="en-US"/>
          </w:rPr>
          <w:t>3.2.1</w:t>
        </w:r>
        <w:r>
          <w:rPr>
            <w:rFonts w:asciiTheme="minorHAnsi" w:eastAsiaTheme="minorEastAsia" w:hAnsiTheme="minorHAnsi" w:cstheme="minorBidi"/>
            <w:noProof/>
            <w:szCs w:val="24"/>
            <w:lang w:eastAsia="ja-JP"/>
          </w:rPr>
          <w:tab/>
        </w:r>
        <w:r w:rsidRPr="00A53276">
          <w:rPr>
            <w:bCs/>
            <w:noProof/>
            <w:lang w:bidi="en-US"/>
          </w:rPr>
          <w:t>Index Metadata</w:t>
        </w:r>
        <w:r>
          <w:rPr>
            <w:noProof/>
          </w:rPr>
          <w:tab/>
        </w:r>
        <w:r>
          <w:rPr>
            <w:noProof/>
          </w:rPr>
          <w:fldChar w:fldCharType="begin"/>
        </w:r>
        <w:r>
          <w:rPr>
            <w:noProof/>
          </w:rPr>
          <w:instrText xml:space="preserve"> PAGEREF _Toc239664375 \h </w:instrText>
        </w:r>
      </w:ins>
      <w:r>
        <w:rPr>
          <w:noProof/>
        </w:rPr>
      </w:r>
      <w:r>
        <w:rPr>
          <w:noProof/>
        </w:rPr>
        <w:fldChar w:fldCharType="separate"/>
      </w:r>
      <w:ins w:id="269" w:author="Sean Hardman" w:date="2013-09-01T15:59:00Z">
        <w:r w:rsidR="00E721EE">
          <w:rPr>
            <w:noProof/>
          </w:rPr>
          <w:t>17</w:t>
        </w:r>
      </w:ins>
      <w:ins w:id="270" w:author="Sean Hardman" w:date="2013-09-01T14:17:00Z">
        <w:r>
          <w:rPr>
            <w:noProof/>
          </w:rPr>
          <w:fldChar w:fldCharType="end"/>
        </w:r>
      </w:ins>
    </w:p>
    <w:p w14:paraId="5DB0CBF8" w14:textId="77777777" w:rsidR="001D74D1" w:rsidRDefault="001D74D1">
      <w:pPr>
        <w:pStyle w:val="TOC3"/>
        <w:tabs>
          <w:tab w:val="left" w:pos="1206"/>
        </w:tabs>
        <w:ind w:left="0" w:firstLine="0"/>
        <w:rPr>
          <w:ins w:id="271" w:author="Sean Hardman" w:date="2013-09-01T14:17:00Z"/>
          <w:rFonts w:asciiTheme="minorHAnsi" w:eastAsiaTheme="minorEastAsia" w:hAnsiTheme="minorHAnsi" w:cstheme="minorBidi"/>
          <w:noProof/>
          <w:szCs w:val="24"/>
          <w:lang w:eastAsia="ja-JP"/>
        </w:rPr>
        <w:pPrChange w:id="272" w:author="Sean Hardman" w:date="2013-09-01T14:17:00Z">
          <w:pPr>
            <w:pStyle w:val="TOC3"/>
            <w:tabs>
              <w:tab w:val="left" w:pos="1206"/>
            </w:tabs>
          </w:pPr>
        </w:pPrChange>
      </w:pPr>
      <w:ins w:id="273" w:author="Sean Hardman" w:date="2013-09-01T14:17:00Z">
        <w:r>
          <w:rPr>
            <w:noProof/>
            <w:lang w:bidi="en-US"/>
          </w:rPr>
          <w:t>3.2.2</w:t>
        </w:r>
        <w:r>
          <w:rPr>
            <w:rFonts w:asciiTheme="minorHAnsi" w:eastAsiaTheme="minorEastAsia" w:hAnsiTheme="minorHAnsi" w:cstheme="minorBidi"/>
            <w:noProof/>
            <w:szCs w:val="24"/>
            <w:lang w:eastAsia="ja-JP"/>
          </w:rPr>
          <w:tab/>
        </w:r>
        <w:r>
          <w:rPr>
            <w:noProof/>
            <w:lang w:bidi="en-US"/>
          </w:rPr>
          <w:t>Search Simply</w:t>
        </w:r>
        <w:r>
          <w:rPr>
            <w:noProof/>
          </w:rPr>
          <w:tab/>
        </w:r>
        <w:r>
          <w:rPr>
            <w:noProof/>
          </w:rPr>
          <w:fldChar w:fldCharType="begin"/>
        </w:r>
        <w:r>
          <w:rPr>
            <w:noProof/>
          </w:rPr>
          <w:instrText xml:space="preserve"> PAGEREF _Toc239664376 \h </w:instrText>
        </w:r>
      </w:ins>
      <w:r>
        <w:rPr>
          <w:noProof/>
        </w:rPr>
      </w:r>
      <w:r>
        <w:rPr>
          <w:noProof/>
        </w:rPr>
        <w:fldChar w:fldCharType="separate"/>
      </w:r>
      <w:ins w:id="274" w:author="Sean Hardman" w:date="2013-09-01T15:59:00Z">
        <w:r w:rsidR="00E721EE">
          <w:rPr>
            <w:noProof/>
          </w:rPr>
          <w:t>17</w:t>
        </w:r>
      </w:ins>
      <w:ins w:id="275" w:author="Sean Hardman" w:date="2013-09-01T14:17:00Z">
        <w:r>
          <w:rPr>
            <w:noProof/>
          </w:rPr>
          <w:fldChar w:fldCharType="end"/>
        </w:r>
      </w:ins>
    </w:p>
    <w:p w14:paraId="628DC9AD" w14:textId="77777777" w:rsidR="001D74D1" w:rsidRDefault="001D74D1">
      <w:pPr>
        <w:pStyle w:val="TOC3"/>
        <w:tabs>
          <w:tab w:val="left" w:pos="1206"/>
        </w:tabs>
        <w:ind w:left="0" w:firstLine="0"/>
        <w:rPr>
          <w:ins w:id="276" w:author="Sean Hardman" w:date="2013-09-01T14:17:00Z"/>
          <w:rFonts w:asciiTheme="minorHAnsi" w:eastAsiaTheme="minorEastAsia" w:hAnsiTheme="minorHAnsi" w:cstheme="minorBidi"/>
          <w:noProof/>
          <w:szCs w:val="24"/>
          <w:lang w:eastAsia="ja-JP"/>
        </w:rPr>
        <w:pPrChange w:id="277" w:author="Sean Hardman" w:date="2013-09-01T14:17:00Z">
          <w:pPr>
            <w:pStyle w:val="TOC3"/>
            <w:tabs>
              <w:tab w:val="left" w:pos="1206"/>
            </w:tabs>
          </w:pPr>
        </w:pPrChange>
      </w:pPr>
      <w:ins w:id="278" w:author="Sean Hardman" w:date="2013-09-01T14:17:00Z">
        <w:r w:rsidRPr="00A53276">
          <w:rPr>
            <w:bCs/>
            <w:noProof/>
            <w:lang w:bidi="en-US"/>
          </w:rPr>
          <w:t>3.2.3</w:t>
        </w:r>
        <w:r>
          <w:rPr>
            <w:rFonts w:asciiTheme="minorHAnsi" w:eastAsiaTheme="minorEastAsia" w:hAnsiTheme="minorHAnsi" w:cstheme="minorBidi"/>
            <w:noProof/>
            <w:szCs w:val="24"/>
            <w:lang w:eastAsia="ja-JP"/>
          </w:rPr>
          <w:tab/>
        </w:r>
        <w:r w:rsidRPr="00A53276">
          <w:rPr>
            <w:bCs/>
            <w:noProof/>
            <w:lang w:bidi="en-US"/>
          </w:rPr>
          <w:t>Search with Complex Constraints</w:t>
        </w:r>
        <w:r>
          <w:rPr>
            <w:noProof/>
          </w:rPr>
          <w:tab/>
        </w:r>
        <w:r>
          <w:rPr>
            <w:noProof/>
          </w:rPr>
          <w:fldChar w:fldCharType="begin"/>
        </w:r>
        <w:r>
          <w:rPr>
            <w:noProof/>
          </w:rPr>
          <w:instrText xml:space="preserve"> PAGEREF _Toc239664377 \h </w:instrText>
        </w:r>
      </w:ins>
      <w:r>
        <w:rPr>
          <w:noProof/>
        </w:rPr>
      </w:r>
      <w:r>
        <w:rPr>
          <w:noProof/>
        </w:rPr>
        <w:fldChar w:fldCharType="separate"/>
      </w:r>
      <w:ins w:id="279" w:author="Sean Hardman" w:date="2013-09-01T15:59:00Z">
        <w:r w:rsidR="00E721EE">
          <w:rPr>
            <w:noProof/>
          </w:rPr>
          <w:t>18</w:t>
        </w:r>
      </w:ins>
      <w:ins w:id="280" w:author="Sean Hardman" w:date="2013-09-01T14:17:00Z">
        <w:r>
          <w:rPr>
            <w:noProof/>
          </w:rPr>
          <w:fldChar w:fldCharType="end"/>
        </w:r>
      </w:ins>
    </w:p>
    <w:p w14:paraId="747ED0DB" w14:textId="77777777" w:rsidR="001D74D1" w:rsidRDefault="001D74D1">
      <w:pPr>
        <w:pStyle w:val="TOC3"/>
        <w:tabs>
          <w:tab w:val="left" w:pos="1206"/>
        </w:tabs>
        <w:ind w:left="0" w:firstLine="0"/>
        <w:rPr>
          <w:ins w:id="281" w:author="Sean Hardman" w:date="2013-09-01T14:17:00Z"/>
          <w:rFonts w:asciiTheme="minorHAnsi" w:eastAsiaTheme="minorEastAsia" w:hAnsiTheme="minorHAnsi" w:cstheme="minorBidi"/>
          <w:noProof/>
          <w:szCs w:val="24"/>
          <w:lang w:eastAsia="ja-JP"/>
        </w:rPr>
        <w:pPrChange w:id="282" w:author="Sean Hardman" w:date="2013-09-01T14:17:00Z">
          <w:pPr>
            <w:pStyle w:val="TOC3"/>
            <w:tabs>
              <w:tab w:val="left" w:pos="1206"/>
            </w:tabs>
          </w:pPr>
        </w:pPrChange>
      </w:pPr>
      <w:ins w:id="283" w:author="Sean Hardman" w:date="2013-09-01T14:17:00Z">
        <w:r w:rsidRPr="00A53276">
          <w:rPr>
            <w:bCs/>
            <w:noProof/>
            <w:lang w:bidi="en-US"/>
          </w:rPr>
          <w:t>3.2.4</w:t>
        </w:r>
        <w:r>
          <w:rPr>
            <w:rFonts w:asciiTheme="minorHAnsi" w:eastAsiaTheme="minorEastAsia" w:hAnsiTheme="minorHAnsi" w:cstheme="minorBidi"/>
            <w:noProof/>
            <w:szCs w:val="24"/>
            <w:lang w:eastAsia="ja-JP"/>
          </w:rPr>
          <w:tab/>
        </w:r>
        <w:r w:rsidRPr="00A53276">
          <w:rPr>
            <w:bCs/>
            <w:noProof/>
            <w:lang w:bidi="en-US"/>
          </w:rPr>
          <w:t>Search Using an API</w:t>
        </w:r>
        <w:r>
          <w:rPr>
            <w:noProof/>
          </w:rPr>
          <w:tab/>
        </w:r>
        <w:r>
          <w:rPr>
            <w:noProof/>
          </w:rPr>
          <w:fldChar w:fldCharType="begin"/>
        </w:r>
        <w:r>
          <w:rPr>
            <w:noProof/>
          </w:rPr>
          <w:instrText xml:space="preserve"> PAGEREF _Toc239664378 \h </w:instrText>
        </w:r>
      </w:ins>
      <w:r>
        <w:rPr>
          <w:noProof/>
        </w:rPr>
      </w:r>
      <w:r>
        <w:rPr>
          <w:noProof/>
        </w:rPr>
        <w:fldChar w:fldCharType="separate"/>
      </w:r>
      <w:ins w:id="284" w:author="Sean Hardman" w:date="2013-09-01T15:59:00Z">
        <w:r w:rsidR="00E721EE">
          <w:rPr>
            <w:noProof/>
          </w:rPr>
          <w:t>19</w:t>
        </w:r>
      </w:ins>
      <w:ins w:id="285" w:author="Sean Hardman" w:date="2013-09-01T14:17:00Z">
        <w:r>
          <w:rPr>
            <w:noProof/>
          </w:rPr>
          <w:fldChar w:fldCharType="end"/>
        </w:r>
      </w:ins>
    </w:p>
    <w:p w14:paraId="401F47B0" w14:textId="77777777" w:rsidR="001D74D1" w:rsidRDefault="001D74D1">
      <w:pPr>
        <w:pStyle w:val="TOC1"/>
        <w:tabs>
          <w:tab w:val="left" w:pos="574"/>
        </w:tabs>
        <w:ind w:left="0" w:firstLine="0"/>
        <w:rPr>
          <w:ins w:id="286" w:author="Sean Hardman" w:date="2013-09-01T14:17:00Z"/>
          <w:rFonts w:asciiTheme="minorHAnsi" w:eastAsiaTheme="minorEastAsia" w:hAnsiTheme="minorHAnsi" w:cstheme="minorBidi"/>
          <w:b w:val="0"/>
          <w:caps w:val="0"/>
          <w:szCs w:val="24"/>
          <w:lang w:eastAsia="ja-JP"/>
        </w:rPr>
        <w:pPrChange w:id="287" w:author="Sean Hardman" w:date="2013-09-01T14:17:00Z">
          <w:pPr>
            <w:pStyle w:val="TOC1"/>
            <w:tabs>
              <w:tab w:val="left" w:pos="574"/>
            </w:tabs>
          </w:pPr>
        </w:pPrChange>
      </w:pPr>
      <w:ins w:id="288" w:author="Sean Hardman" w:date="2013-09-01T14:17:00Z">
        <w:r>
          <w:t>4.0</w:t>
        </w:r>
        <w:r>
          <w:rPr>
            <w:rFonts w:asciiTheme="minorHAnsi" w:eastAsiaTheme="minorEastAsia" w:hAnsiTheme="minorHAnsi" w:cstheme="minorBidi"/>
            <w:b w:val="0"/>
            <w:caps w:val="0"/>
            <w:szCs w:val="24"/>
            <w:lang w:eastAsia="ja-JP"/>
          </w:rPr>
          <w:tab/>
        </w:r>
        <w:r>
          <w:t>Requirements</w:t>
        </w:r>
        <w:r>
          <w:tab/>
        </w:r>
        <w:r>
          <w:fldChar w:fldCharType="begin"/>
        </w:r>
        <w:r>
          <w:instrText xml:space="preserve"> PAGEREF _Toc239664379 \h </w:instrText>
        </w:r>
      </w:ins>
      <w:r>
        <w:fldChar w:fldCharType="separate"/>
      </w:r>
      <w:ins w:id="289" w:author="Sean Hardman" w:date="2013-09-01T15:59:00Z">
        <w:r w:rsidR="00E721EE">
          <w:t>20</w:t>
        </w:r>
      </w:ins>
      <w:ins w:id="290" w:author="Sean Hardman" w:date="2013-09-01T14:17:00Z">
        <w:r>
          <w:fldChar w:fldCharType="end"/>
        </w:r>
      </w:ins>
    </w:p>
    <w:p w14:paraId="0B0DF498" w14:textId="77777777" w:rsidR="001D74D1" w:rsidRDefault="001D74D1">
      <w:pPr>
        <w:pStyle w:val="TOC2"/>
        <w:tabs>
          <w:tab w:val="left" w:pos="862"/>
        </w:tabs>
        <w:ind w:left="0" w:firstLine="0"/>
        <w:rPr>
          <w:ins w:id="291" w:author="Sean Hardman" w:date="2013-09-01T14:17:00Z"/>
          <w:rFonts w:asciiTheme="minorHAnsi" w:eastAsiaTheme="minorEastAsia" w:hAnsiTheme="minorHAnsi" w:cstheme="minorBidi"/>
          <w:szCs w:val="24"/>
          <w:lang w:eastAsia="ja-JP"/>
        </w:rPr>
        <w:pPrChange w:id="292" w:author="Sean Hardman" w:date="2013-09-01T14:17:00Z">
          <w:pPr>
            <w:pStyle w:val="TOC2"/>
            <w:tabs>
              <w:tab w:val="left" w:pos="862"/>
            </w:tabs>
          </w:pPr>
        </w:pPrChange>
      </w:pPr>
      <w:ins w:id="293" w:author="Sean Hardman" w:date="2013-09-01T14:17:00Z">
        <w:r>
          <w:t>4.1</w:t>
        </w:r>
        <w:r>
          <w:rPr>
            <w:rFonts w:asciiTheme="minorHAnsi" w:eastAsiaTheme="minorEastAsia" w:hAnsiTheme="minorHAnsi" w:cstheme="minorBidi"/>
            <w:szCs w:val="24"/>
            <w:lang w:eastAsia="ja-JP"/>
          </w:rPr>
          <w:tab/>
        </w:r>
        <w:r>
          <w:t>Level 4 Requirements</w:t>
        </w:r>
        <w:r>
          <w:tab/>
        </w:r>
        <w:r>
          <w:fldChar w:fldCharType="begin"/>
        </w:r>
        <w:r>
          <w:instrText xml:space="preserve"> PAGEREF _Toc239664380 \h </w:instrText>
        </w:r>
      </w:ins>
      <w:r>
        <w:fldChar w:fldCharType="separate"/>
      </w:r>
      <w:ins w:id="294" w:author="Sean Hardman" w:date="2013-09-01T15:59:00Z">
        <w:r w:rsidR="00E721EE">
          <w:t>20</w:t>
        </w:r>
      </w:ins>
      <w:ins w:id="295" w:author="Sean Hardman" w:date="2013-09-01T14:17:00Z">
        <w:r>
          <w:fldChar w:fldCharType="end"/>
        </w:r>
      </w:ins>
    </w:p>
    <w:p w14:paraId="316D33E7" w14:textId="77777777" w:rsidR="001D74D1" w:rsidRDefault="001D74D1">
      <w:pPr>
        <w:pStyle w:val="TOC2"/>
        <w:tabs>
          <w:tab w:val="left" w:pos="862"/>
        </w:tabs>
        <w:ind w:left="0" w:firstLine="0"/>
        <w:rPr>
          <w:ins w:id="296" w:author="Sean Hardman" w:date="2013-09-01T14:17:00Z"/>
          <w:rFonts w:asciiTheme="minorHAnsi" w:eastAsiaTheme="minorEastAsia" w:hAnsiTheme="minorHAnsi" w:cstheme="minorBidi"/>
          <w:szCs w:val="24"/>
          <w:lang w:eastAsia="ja-JP"/>
        </w:rPr>
        <w:pPrChange w:id="297" w:author="Sean Hardman" w:date="2013-09-01T14:17:00Z">
          <w:pPr>
            <w:pStyle w:val="TOC2"/>
            <w:tabs>
              <w:tab w:val="left" w:pos="862"/>
            </w:tabs>
          </w:pPr>
        </w:pPrChange>
      </w:pPr>
      <w:ins w:id="298" w:author="Sean Hardman" w:date="2013-09-01T14:17:00Z">
        <w:r>
          <w:t>4.2</w:t>
        </w:r>
        <w:r>
          <w:rPr>
            <w:rFonts w:asciiTheme="minorHAnsi" w:eastAsiaTheme="minorEastAsia" w:hAnsiTheme="minorHAnsi" w:cstheme="minorBidi"/>
            <w:szCs w:val="24"/>
            <w:lang w:eastAsia="ja-JP"/>
          </w:rPr>
          <w:tab/>
        </w:r>
        <w:r>
          <w:t>Level 5 Requirements</w:t>
        </w:r>
        <w:r>
          <w:tab/>
        </w:r>
        <w:r>
          <w:fldChar w:fldCharType="begin"/>
        </w:r>
        <w:r>
          <w:instrText xml:space="preserve"> PAGEREF _Toc239664381 \h </w:instrText>
        </w:r>
      </w:ins>
      <w:r>
        <w:fldChar w:fldCharType="separate"/>
      </w:r>
      <w:ins w:id="299" w:author="Sean Hardman" w:date="2013-09-01T15:59:00Z">
        <w:r w:rsidR="00E721EE">
          <w:t>20</w:t>
        </w:r>
      </w:ins>
      <w:ins w:id="300" w:author="Sean Hardman" w:date="2013-09-01T14:17:00Z">
        <w:r>
          <w:fldChar w:fldCharType="end"/>
        </w:r>
      </w:ins>
    </w:p>
    <w:p w14:paraId="456CDFBD" w14:textId="77777777" w:rsidR="001D74D1" w:rsidRDefault="001D74D1">
      <w:pPr>
        <w:pStyle w:val="TOC1"/>
        <w:tabs>
          <w:tab w:val="left" w:pos="574"/>
        </w:tabs>
        <w:ind w:left="0" w:firstLine="0"/>
        <w:rPr>
          <w:ins w:id="301" w:author="Sean Hardman" w:date="2013-09-01T14:17:00Z"/>
          <w:rFonts w:asciiTheme="minorHAnsi" w:eastAsiaTheme="minorEastAsia" w:hAnsiTheme="minorHAnsi" w:cstheme="minorBidi"/>
          <w:b w:val="0"/>
          <w:caps w:val="0"/>
          <w:szCs w:val="24"/>
          <w:lang w:eastAsia="ja-JP"/>
        </w:rPr>
        <w:pPrChange w:id="302" w:author="Sean Hardman" w:date="2013-09-01T14:17:00Z">
          <w:pPr>
            <w:pStyle w:val="TOC1"/>
            <w:tabs>
              <w:tab w:val="left" w:pos="574"/>
            </w:tabs>
          </w:pPr>
        </w:pPrChange>
      </w:pPr>
      <w:ins w:id="303" w:author="Sean Hardman" w:date="2013-09-01T14:17:00Z">
        <w:r>
          <w:t>5.0</w:t>
        </w:r>
        <w:r>
          <w:rPr>
            <w:rFonts w:asciiTheme="minorHAnsi" w:eastAsiaTheme="minorEastAsia" w:hAnsiTheme="minorHAnsi" w:cstheme="minorBidi"/>
            <w:b w:val="0"/>
            <w:caps w:val="0"/>
            <w:szCs w:val="24"/>
            <w:lang w:eastAsia="ja-JP"/>
          </w:rPr>
          <w:tab/>
        </w:r>
        <w:r>
          <w:t>Design Philosophy, Assumptions, and Constraints</w:t>
        </w:r>
        <w:r>
          <w:tab/>
        </w:r>
        <w:r>
          <w:fldChar w:fldCharType="begin"/>
        </w:r>
        <w:r>
          <w:instrText xml:space="preserve"> PAGEREF _Toc239664382 \h </w:instrText>
        </w:r>
      </w:ins>
      <w:r>
        <w:fldChar w:fldCharType="separate"/>
      </w:r>
      <w:ins w:id="304" w:author="Sean Hardman" w:date="2013-09-01T15:59:00Z">
        <w:r w:rsidR="00E721EE">
          <w:t>23</w:t>
        </w:r>
      </w:ins>
      <w:ins w:id="305" w:author="Sean Hardman" w:date="2013-09-01T14:17:00Z">
        <w:r>
          <w:fldChar w:fldCharType="end"/>
        </w:r>
      </w:ins>
    </w:p>
    <w:p w14:paraId="7CD01FB0" w14:textId="77777777" w:rsidR="001D74D1" w:rsidRDefault="001D74D1">
      <w:pPr>
        <w:pStyle w:val="TOC1"/>
        <w:tabs>
          <w:tab w:val="left" w:pos="574"/>
        </w:tabs>
        <w:ind w:left="0" w:firstLine="0"/>
        <w:rPr>
          <w:ins w:id="306" w:author="Sean Hardman" w:date="2013-09-01T14:17:00Z"/>
          <w:rFonts w:asciiTheme="minorHAnsi" w:eastAsiaTheme="minorEastAsia" w:hAnsiTheme="minorHAnsi" w:cstheme="minorBidi"/>
          <w:b w:val="0"/>
          <w:caps w:val="0"/>
          <w:szCs w:val="24"/>
          <w:lang w:eastAsia="ja-JP"/>
        </w:rPr>
        <w:pPrChange w:id="307" w:author="Sean Hardman" w:date="2013-09-01T14:17:00Z">
          <w:pPr>
            <w:pStyle w:val="TOC1"/>
            <w:tabs>
              <w:tab w:val="left" w:pos="574"/>
            </w:tabs>
          </w:pPr>
        </w:pPrChange>
      </w:pPr>
      <w:ins w:id="308" w:author="Sean Hardman" w:date="2013-09-01T14:17:00Z">
        <w:r>
          <w:t>6.0</w:t>
        </w:r>
        <w:r>
          <w:rPr>
            <w:rFonts w:asciiTheme="minorHAnsi" w:eastAsiaTheme="minorEastAsia" w:hAnsiTheme="minorHAnsi" w:cstheme="minorBidi"/>
            <w:b w:val="0"/>
            <w:caps w:val="0"/>
            <w:szCs w:val="24"/>
            <w:lang w:eastAsia="ja-JP"/>
          </w:rPr>
          <w:tab/>
        </w:r>
        <w:r>
          <w:t>Architectural Design</w:t>
        </w:r>
        <w:r>
          <w:tab/>
        </w:r>
        <w:r>
          <w:fldChar w:fldCharType="begin"/>
        </w:r>
        <w:r>
          <w:instrText xml:space="preserve"> PAGEREF _Toc239664383 \h </w:instrText>
        </w:r>
      </w:ins>
      <w:r>
        <w:fldChar w:fldCharType="separate"/>
      </w:r>
      <w:ins w:id="309" w:author="Sean Hardman" w:date="2013-09-01T15:59:00Z">
        <w:r w:rsidR="00E721EE">
          <w:t>24</w:t>
        </w:r>
      </w:ins>
      <w:ins w:id="310" w:author="Sean Hardman" w:date="2013-09-01T14:17:00Z">
        <w:r>
          <w:fldChar w:fldCharType="end"/>
        </w:r>
      </w:ins>
    </w:p>
    <w:p w14:paraId="575C8E75" w14:textId="77777777" w:rsidR="001D74D1" w:rsidRDefault="001D74D1">
      <w:pPr>
        <w:pStyle w:val="TOC2"/>
        <w:tabs>
          <w:tab w:val="left" w:pos="862"/>
        </w:tabs>
        <w:ind w:left="0" w:firstLine="0"/>
        <w:rPr>
          <w:ins w:id="311" w:author="Sean Hardman" w:date="2013-09-01T14:17:00Z"/>
          <w:rFonts w:asciiTheme="minorHAnsi" w:eastAsiaTheme="minorEastAsia" w:hAnsiTheme="minorHAnsi" w:cstheme="minorBidi"/>
          <w:szCs w:val="24"/>
          <w:lang w:eastAsia="ja-JP"/>
        </w:rPr>
        <w:pPrChange w:id="312" w:author="Sean Hardman" w:date="2013-09-01T14:17:00Z">
          <w:pPr>
            <w:pStyle w:val="TOC2"/>
            <w:tabs>
              <w:tab w:val="left" w:pos="862"/>
            </w:tabs>
          </w:pPr>
        </w:pPrChange>
      </w:pPr>
      <w:ins w:id="313" w:author="Sean Hardman" w:date="2013-09-01T14:17:00Z">
        <w:r>
          <w:t>6.1</w:t>
        </w:r>
        <w:r>
          <w:rPr>
            <w:rFonts w:asciiTheme="minorHAnsi" w:eastAsiaTheme="minorEastAsia" w:hAnsiTheme="minorHAnsi" w:cstheme="minorBidi"/>
            <w:szCs w:val="24"/>
            <w:lang w:eastAsia="ja-JP"/>
          </w:rPr>
          <w:tab/>
        </w:r>
        <w:r>
          <w:t>Component Architecture</w:t>
        </w:r>
        <w:r>
          <w:tab/>
        </w:r>
        <w:r>
          <w:fldChar w:fldCharType="begin"/>
        </w:r>
        <w:r>
          <w:instrText xml:space="preserve"> PAGEREF _Toc239664384 \h </w:instrText>
        </w:r>
      </w:ins>
      <w:r>
        <w:fldChar w:fldCharType="separate"/>
      </w:r>
      <w:ins w:id="314" w:author="Sean Hardman" w:date="2013-09-01T15:59:00Z">
        <w:r w:rsidR="00E721EE">
          <w:t>24</w:t>
        </w:r>
      </w:ins>
      <w:ins w:id="315" w:author="Sean Hardman" w:date="2013-09-01T14:17:00Z">
        <w:r>
          <w:fldChar w:fldCharType="end"/>
        </w:r>
      </w:ins>
    </w:p>
    <w:p w14:paraId="14D21186" w14:textId="77777777" w:rsidR="001D74D1" w:rsidRDefault="001D74D1">
      <w:pPr>
        <w:pStyle w:val="TOC2"/>
        <w:tabs>
          <w:tab w:val="left" w:pos="862"/>
        </w:tabs>
        <w:ind w:left="0" w:firstLine="0"/>
        <w:rPr>
          <w:ins w:id="316" w:author="Sean Hardman" w:date="2013-09-01T14:17:00Z"/>
          <w:rFonts w:asciiTheme="minorHAnsi" w:eastAsiaTheme="minorEastAsia" w:hAnsiTheme="minorHAnsi" w:cstheme="minorBidi"/>
          <w:szCs w:val="24"/>
          <w:lang w:eastAsia="ja-JP"/>
        </w:rPr>
        <w:pPrChange w:id="317" w:author="Sean Hardman" w:date="2013-09-01T14:17:00Z">
          <w:pPr>
            <w:pStyle w:val="TOC2"/>
            <w:tabs>
              <w:tab w:val="left" w:pos="862"/>
            </w:tabs>
          </w:pPr>
        </w:pPrChange>
      </w:pPr>
      <w:ins w:id="318" w:author="Sean Hardman" w:date="2013-09-01T14:17:00Z">
        <w:r>
          <w:t>6.2</w:t>
        </w:r>
        <w:r>
          <w:rPr>
            <w:rFonts w:asciiTheme="minorHAnsi" w:eastAsiaTheme="minorEastAsia" w:hAnsiTheme="minorHAnsi" w:cstheme="minorBidi"/>
            <w:szCs w:val="24"/>
            <w:lang w:eastAsia="ja-JP"/>
          </w:rPr>
          <w:tab/>
        </w:r>
        <w:r>
          <w:t>External Interface Design</w:t>
        </w:r>
        <w:r>
          <w:tab/>
        </w:r>
        <w:r>
          <w:fldChar w:fldCharType="begin"/>
        </w:r>
        <w:r>
          <w:instrText xml:space="preserve"> PAGEREF _Toc239664385 \h </w:instrText>
        </w:r>
      </w:ins>
      <w:r>
        <w:fldChar w:fldCharType="separate"/>
      </w:r>
      <w:ins w:id="319" w:author="Sean Hardman" w:date="2013-09-01T15:59:00Z">
        <w:r w:rsidR="00E721EE">
          <w:t>27</w:t>
        </w:r>
      </w:ins>
      <w:ins w:id="320" w:author="Sean Hardman" w:date="2013-09-01T14:17:00Z">
        <w:r>
          <w:fldChar w:fldCharType="end"/>
        </w:r>
      </w:ins>
    </w:p>
    <w:p w14:paraId="59F6EE30" w14:textId="77777777" w:rsidR="001D74D1" w:rsidRDefault="001D74D1">
      <w:pPr>
        <w:pStyle w:val="TOC2"/>
        <w:tabs>
          <w:tab w:val="left" w:pos="862"/>
        </w:tabs>
        <w:ind w:left="0" w:firstLine="0"/>
        <w:rPr>
          <w:ins w:id="321" w:author="Sean Hardman" w:date="2013-09-01T14:17:00Z"/>
          <w:rFonts w:asciiTheme="minorHAnsi" w:eastAsiaTheme="minorEastAsia" w:hAnsiTheme="minorHAnsi" w:cstheme="minorBidi"/>
          <w:szCs w:val="24"/>
          <w:lang w:eastAsia="ja-JP"/>
        </w:rPr>
        <w:pPrChange w:id="322" w:author="Sean Hardman" w:date="2013-09-01T14:17:00Z">
          <w:pPr>
            <w:pStyle w:val="TOC2"/>
            <w:tabs>
              <w:tab w:val="left" w:pos="862"/>
            </w:tabs>
          </w:pPr>
        </w:pPrChange>
      </w:pPr>
      <w:ins w:id="323" w:author="Sean Hardman" w:date="2013-09-01T14:17:00Z">
        <w:r>
          <w:t>6.3</w:t>
        </w:r>
        <w:r>
          <w:rPr>
            <w:rFonts w:asciiTheme="minorHAnsi" w:eastAsiaTheme="minorEastAsia" w:hAnsiTheme="minorHAnsi" w:cstheme="minorBidi"/>
            <w:szCs w:val="24"/>
            <w:lang w:eastAsia="ja-JP"/>
          </w:rPr>
          <w:tab/>
        </w:r>
        <w:r>
          <w:t>Internal Interface Design</w:t>
        </w:r>
        <w:r>
          <w:tab/>
        </w:r>
        <w:r>
          <w:fldChar w:fldCharType="begin"/>
        </w:r>
        <w:r>
          <w:instrText xml:space="preserve"> PAGEREF _Toc239664386 \h </w:instrText>
        </w:r>
      </w:ins>
      <w:r>
        <w:fldChar w:fldCharType="separate"/>
      </w:r>
      <w:ins w:id="324" w:author="Sean Hardman" w:date="2013-09-01T15:59:00Z">
        <w:r w:rsidR="00E721EE">
          <w:t>27</w:t>
        </w:r>
      </w:ins>
      <w:ins w:id="325" w:author="Sean Hardman" w:date="2013-09-01T14:17:00Z">
        <w:r>
          <w:fldChar w:fldCharType="end"/>
        </w:r>
      </w:ins>
    </w:p>
    <w:p w14:paraId="711C7D3A" w14:textId="77777777" w:rsidR="001D74D1" w:rsidRDefault="001D74D1">
      <w:pPr>
        <w:pStyle w:val="TOC2"/>
        <w:tabs>
          <w:tab w:val="left" w:pos="862"/>
        </w:tabs>
        <w:ind w:left="0" w:firstLine="0"/>
        <w:rPr>
          <w:ins w:id="326" w:author="Sean Hardman" w:date="2013-09-01T14:17:00Z"/>
          <w:rFonts w:asciiTheme="minorHAnsi" w:eastAsiaTheme="minorEastAsia" w:hAnsiTheme="minorHAnsi" w:cstheme="minorBidi"/>
          <w:szCs w:val="24"/>
          <w:lang w:eastAsia="ja-JP"/>
        </w:rPr>
        <w:pPrChange w:id="327" w:author="Sean Hardman" w:date="2013-09-01T14:17:00Z">
          <w:pPr>
            <w:pStyle w:val="TOC2"/>
            <w:tabs>
              <w:tab w:val="left" w:pos="862"/>
            </w:tabs>
          </w:pPr>
        </w:pPrChange>
      </w:pPr>
      <w:ins w:id="328" w:author="Sean Hardman" w:date="2013-09-01T14:17:00Z">
        <w:r>
          <w:t>6.4</w:t>
        </w:r>
        <w:r>
          <w:rPr>
            <w:rFonts w:asciiTheme="minorHAnsi" w:eastAsiaTheme="minorEastAsia" w:hAnsiTheme="minorHAnsi" w:cstheme="minorBidi"/>
            <w:szCs w:val="24"/>
            <w:lang w:eastAsia="ja-JP"/>
          </w:rPr>
          <w:tab/>
        </w:r>
        <w:r>
          <w:t>Data Model</w:t>
        </w:r>
        <w:r>
          <w:tab/>
        </w:r>
        <w:r>
          <w:fldChar w:fldCharType="begin"/>
        </w:r>
        <w:r>
          <w:instrText xml:space="preserve"> PAGEREF _Toc239664387 \h </w:instrText>
        </w:r>
      </w:ins>
      <w:r>
        <w:fldChar w:fldCharType="separate"/>
      </w:r>
      <w:ins w:id="329" w:author="Sean Hardman" w:date="2013-09-01T15:59:00Z">
        <w:r w:rsidR="00E721EE">
          <w:t>29</w:t>
        </w:r>
      </w:ins>
      <w:ins w:id="330" w:author="Sean Hardman" w:date="2013-09-01T14:17:00Z">
        <w:r>
          <w:fldChar w:fldCharType="end"/>
        </w:r>
      </w:ins>
    </w:p>
    <w:p w14:paraId="6CFD1972" w14:textId="77777777" w:rsidR="001D74D1" w:rsidRDefault="001D74D1">
      <w:pPr>
        <w:pStyle w:val="TOC1"/>
        <w:tabs>
          <w:tab w:val="left" w:pos="574"/>
        </w:tabs>
        <w:ind w:left="0" w:firstLine="0"/>
        <w:rPr>
          <w:ins w:id="331" w:author="Sean Hardman" w:date="2013-09-01T14:17:00Z"/>
          <w:rFonts w:asciiTheme="minorHAnsi" w:eastAsiaTheme="minorEastAsia" w:hAnsiTheme="minorHAnsi" w:cstheme="minorBidi"/>
          <w:b w:val="0"/>
          <w:caps w:val="0"/>
          <w:szCs w:val="24"/>
          <w:lang w:eastAsia="ja-JP"/>
        </w:rPr>
        <w:pPrChange w:id="332" w:author="Sean Hardman" w:date="2013-09-01T14:17:00Z">
          <w:pPr>
            <w:pStyle w:val="TOC1"/>
            <w:tabs>
              <w:tab w:val="left" w:pos="574"/>
            </w:tabs>
          </w:pPr>
        </w:pPrChange>
      </w:pPr>
      <w:ins w:id="333" w:author="Sean Hardman" w:date="2013-09-01T14:17:00Z">
        <w:r>
          <w:t>7.0</w:t>
        </w:r>
        <w:r>
          <w:rPr>
            <w:rFonts w:asciiTheme="minorHAnsi" w:eastAsiaTheme="minorEastAsia" w:hAnsiTheme="minorHAnsi" w:cstheme="minorBidi"/>
            <w:b w:val="0"/>
            <w:caps w:val="0"/>
            <w:szCs w:val="24"/>
            <w:lang w:eastAsia="ja-JP"/>
          </w:rPr>
          <w:tab/>
        </w:r>
        <w:r>
          <w:t>Analysis</w:t>
        </w:r>
        <w:r>
          <w:tab/>
        </w:r>
        <w:r>
          <w:fldChar w:fldCharType="begin"/>
        </w:r>
        <w:r>
          <w:instrText xml:space="preserve"> PAGEREF _Toc239664388 \h </w:instrText>
        </w:r>
      </w:ins>
      <w:r>
        <w:fldChar w:fldCharType="separate"/>
      </w:r>
      <w:ins w:id="334" w:author="Sean Hardman" w:date="2013-09-01T15:59:00Z">
        <w:r w:rsidR="00E721EE">
          <w:t>31</w:t>
        </w:r>
      </w:ins>
      <w:ins w:id="335" w:author="Sean Hardman" w:date="2013-09-01T14:17:00Z">
        <w:r>
          <w:fldChar w:fldCharType="end"/>
        </w:r>
      </w:ins>
    </w:p>
    <w:p w14:paraId="44C62286" w14:textId="77777777" w:rsidR="001D74D1" w:rsidRDefault="001D74D1">
      <w:pPr>
        <w:pStyle w:val="TOC1"/>
        <w:tabs>
          <w:tab w:val="left" w:pos="574"/>
        </w:tabs>
        <w:ind w:left="0" w:firstLine="0"/>
        <w:rPr>
          <w:ins w:id="336" w:author="Sean Hardman" w:date="2013-09-01T14:17:00Z"/>
          <w:rFonts w:asciiTheme="minorHAnsi" w:eastAsiaTheme="minorEastAsia" w:hAnsiTheme="minorHAnsi" w:cstheme="minorBidi"/>
          <w:b w:val="0"/>
          <w:caps w:val="0"/>
          <w:szCs w:val="24"/>
          <w:lang w:eastAsia="ja-JP"/>
        </w:rPr>
        <w:pPrChange w:id="337" w:author="Sean Hardman" w:date="2013-09-01T14:17:00Z">
          <w:pPr>
            <w:pStyle w:val="TOC1"/>
            <w:tabs>
              <w:tab w:val="left" w:pos="574"/>
            </w:tabs>
          </w:pPr>
        </w:pPrChange>
      </w:pPr>
      <w:ins w:id="338" w:author="Sean Hardman" w:date="2013-09-01T14:17:00Z">
        <w:r>
          <w:t>8.0</w:t>
        </w:r>
        <w:r>
          <w:rPr>
            <w:rFonts w:asciiTheme="minorHAnsi" w:eastAsiaTheme="minorEastAsia" w:hAnsiTheme="minorHAnsi" w:cstheme="minorBidi"/>
            <w:b w:val="0"/>
            <w:caps w:val="0"/>
            <w:szCs w:val="24"/>
            <w:lang w:eastAsia="ja-JP"/>
          </w:rPr>
          <w:tab/>
        </w:r>
        <w:r>
          <w:t>Implementation</w:t>
        </w:r>
        <w:r>
          <w:tab/>
        </w:r>
        <w:r>
          <w:fldChar w:fldCharType="begin"/>
        </w:r>
        <w:r>
          <w:instrText xml:space="preserve"> PAGEREF _Toc239664389 \h </w:instrText>
        </w:r>
      </w:ins>
      <w:r>
        <w:fldChar w:fldCharType="separate"/>
      </w:r>
      <w:ins w:id="339" w:author="Sean Hardman" w:date="2013-09-01T15:59:00Z">
        <w:r w:rsidR="00E721EE">
          <w:t>33</w:t>
        </w:r>
      </w:ins>
      <w:ins w:id="340" w:author="Sean Hardman" w:date="2013-09-01T14:17:00Z">
        <w:r>
          <w:fldChar w:fldCharType="end"/>
        </w:r>
      </w:ins>
    </w:p>
    <w:p w14:paraId="00274F1E" w14:textId="77777777" w:rsidR="001D74D1" w:rsidRDefault="001D74D1">
      <w:pPr>
        <w:pStyle w:val="TOC1"/>
        <w:tabs>
          <w:tab w:val="left" w:pos="1872"/>
        </w:tabs>
        <w:ind w:left="0" w:firstLine="0"/>
        <w:rPr>
          <w:ins w:id="341" w:author="Sean Hardman" w:date="2013-09-01T14:17:00Z"/>
          <w:rFonts w:asciiTheme="minorHAnsi" w:eastAsiaTheme="minorEastAsia" w:hAnsiTheme="minorHAnsi" w:cstheme="minorBidi"/>
          <w:b w:val="0"/>
          <w:caps w:val="0"/>
          <w:szCs w:val="24"/>
          <w:lang w:eastAsia="ja-JP"/>
        </w:rPr>
        <w:pPrChange w:id="342" w:author="Sean Hardman" w:date="2013-09-01T14:17:00Z">
          <w:pPr>
            <w:pStyle w:val="TOC1"/>
            <w:tabs>
              <w:tab w:val="left" w:pos="1872"/>
            </w:tabs>
          </w:pPr>
        </w:pPrChange>
      </w:pPr>
      <w:ins w:id="343" w:author="Sean Hardman" w:date="2013-09-01T14:17:00Z">
        <w:r>
          <w:t>APPENDIX A</w:t>
        </w:r>
        <w:r>
          <w:rPr>
            <w:rFonts w:asciiTheme="minorHAnsi" w:eastAsiaTheme="minorEastAsia" w:hAnsiTheme="minorHAnsi" w:cstheme="minorBidi"/>
            <w:b w:val="0"/>
            <w:caps w:val="0"/>
            <w:szCs w:val="24"/>
            <w:lang w:eastAsia="ja-JP"/>
          </w:rPr>
          <w:tab/>
        </w:r>
        <w:r>
          <w:t>ACRONYMS &amp; Abbreviations</w:t>
        </w:r>
        <w:r>
          <w:tab/>
        </w:r>
        <w:r>
          <w:fldChar w:fldCharType="begin"/>
        </w:r>
        <w:r>
          <w:instrText xml:space="preserve"> PAGEREF _Toc239664390 \h </w:instrText>
        </w:r>
      </w:ins>
      <w:r>
        <w:fldChar w:fldCharType="separate"/>
      </w:r>
      <w:ins w:id="344" w:author="Sean Hardman" w:date="2013-09-01T15:59:00Z">
        <w:r w:rsidR="00E721EE">
          <w:t>35</w:t>
        </w:r>
      </w:ins>
      <w:ins w:id="345" w:author="Sean Hardman" w:date="2013-09-01T14:17:00Z">
        <w:r>
          <w:fldChar w:fldCharType="end"/>
        </w:r>
      </w:ins>
    </w:p>
    <w:p w14:paraId="496021B4" w14:textId="77777777" w:rsidR="001D74D1" w:rsidDel="001D74D1" w:rsidRDefault="001D74D1">
      <w:pPr>
        <w:pStyle w:val="TOC1"/>
        <w:ind w:left="0" w:firstLine="0"/>
        <w:rPr>
          <w:del w:id="346" w:author="Sean Hardman" w:date="2013-09-01T14:17:00Z"/>
        </w:rPr>
        <w:pPrChange w:id="347" w:author="Sean Hardman" w:date="2013-09-01T14:17:00Z">
          <w:pPr>
            <w:pStyle w:val="TOC1"/>
          </w:pPr>
        </w:pPrChange>
      </w:pPr>
    </w:p>
    <w:p w14:paraId="01261885" w14:textId="415C6094" w:rsidR="0080133A" w:rsidRDefault="001D74D1">
      <w:pPr>
        <w:pStyle w:val="TOC1"/>
      </w:pPr>
      <w:ins w:id="348" w:author="Sean Hardman" w:date="2013-09-01T14:17:00Z">
        <w:r>
          <w:fldChar w:fldCharType="end"/>
        </w:r>
      </w:ins>
    </w:p>
    <w:p w14:paraId="2D876362" w14:textId="77777777" w:rsidR="0080133A" w:rsidRDefault="0080133A">
      <w:pPr>
        <w:rPr>
          <w:rFonts w:ascii="Times" w:hAnsi="Times"/>
          <w:b/>
          <w:sz w:val="28"/>
        </w:rPr>
      </w:pPr>
    </w:p>
    <w:p w14:paraId="3DFC81DE" w14:textId="77777777" w:rsidR="0080133A" w:rsidRDefault="0080133A">
      <w:pPr>
        <w:pStyle w:val="Heading1"/>
        <w:sectPr w:rsidR="0080133A">
          <w:headerReference w:type="even" r:id="rId11"/>
          <w:headerReference w:type="default" r:id="rId12"/>
          <w:footerReference w:type="even" r:id="rId13"/>
          <w:footerReference w:type="default" r:id="rId14"/>
          <w:headerReference w:type="first" r:id="rId15"/>
          <w:footerReference w:type="first" r:id="rId16"/>
          <w:pgSz w:w="12240" w:h="15840"/>
          <w:pgMar w:top="1440" w:right="1800" w:bottom="1440" w:left="1800" w:header="720" w:footer="720" w:gutter="0"/>
          <w:pgNumType w:fmt="lowerRoman" w:start="1"/>
          <w:cols w:space="720"/>
          <w:titlePg/>
        </w:sectPr>
      </w:pPr>
    </w:p>
    <w:p w14:paraId="1B0EE9C5" w14:textId="77777777" w:rsidR="0080133A" w:rsidRDefault="007A17E8">
      <w:pPr>
        <w:pStyle w:val="Heading1"/>
      </w:pPr>
      <w:bookmarkStart w:id="349" w:name="_Toc239664352"/>
      <w:r>
        <w:lastRenderedPageBreak/>
        <w:t>INTRODUCTION</w:t>
      </w:r>
      <w:bookmarkEnd w:id="349"/>
    </w:p>
    <w:p w14:paraId="262AEAB5" w14:textId="77777777" w:rsidR="0080133A" w:rsidRDefault="0080133A" w:rsidP="0080133A">
      <w:pPr>
        <w:jc w:val="both"/>
      </w:pPr>
    </w:p>
    <w:p w14:paraId="577AE7D0" w14:textId="77777777" w:rsidR="0080133A" w:rsidRDefault="007A17E8" w:rsidP="0080133A">
      <w:pPr>
        <w:jc w:val="both"/>
      </w:pPr>
      <w:r>
        <w:t xml:space="preserve">The </w:t>
      </w:r>
      <w:del w:id="350" w:author="Sean Hardman" w:date="2013-09-01T13:59:00Z">
        <w:r w:rsidDel="00FA3E6A">
          <w:delText>PDS 2010</w:delText>
        </w:r>
      </w:del>
      <w:ins w:id="351" w:author="Sean Hardman" w:date="2013-09-01T13:59:00Z">
        <w:r w:rsidR="00FA3E6A">
          <w:t>PDS4</w:t>
        </w:r>
      </w:ins>
      <w:r>
        <w:t xml:space="preserve"> effort will overhaul the PDS data architecture (including, but not limited to, the data model, data structures, data dictionary, data etc.) and deploy a software system (including, but not limited to, data services, distributed data catalog, data etc.) that fully embraces the PDS federation as an integrated system while taking advantage of modern innovations in information technology (including, but not limited to, networking capabilities, processing speeds, and software breakthroughs).</w:t>
      </w:r>
    </w:p>
    <w:p w14:paraId="211BEA09" w14:textId="77777777" w:rsidR="0080133A" w:rsidRDefault="0080133A" w:rsidP="0080133A">
      <w:pPr>
        <w:jc w:val="both"/>
      </w:pPr>
    </w:p>
    <w:p w14:paraId="46EE1C15" w14:textId="77777777" w:rsidR="0080133A" w:rsidRDefault="007A17E8" w:rsidP="0080133A">
      <w:pPr>
        <w:jc w:val="both"/>
      </w:pPr>
      <w:r>
        <w:t>This service provides the function of searching cataloged metadata.</w:t>
      </w:r>
    </w:p>
    <w:p w14:paraId="37B8300A" w14:textId="77777777" w:rsidR="0080133A" w:rsidRDefault="0080133A" w:rsidP="0080133A">
      <w:pPr>
        <w:jc w:val="both"/>
      </w:pPr>
    </w:p>
    <w:p w14:paraId="3017C461" w14:textId="77777777" w:rsidR="0080133A" w:rsidRDefault="007A17E8">
      <w:pPr>
        <w:pStyle w:val="Heading2"/>
      </w:pPr>
      <w:bookmarkStart w:id="352" w:name="_Toc239664353"/>
      <w:r>
        <w:t>Document Scope and Purpose</w:t>
      </w:r>
      <w:bookmarkEnd w:id="352"/>
      <w:r>
        <w:t xml:space="preserve"> </w:t>
      </w:r>
    </w:p>
    <w:p w14:paraId="1AD5816D" w14:textId="77777777" w:rsidR="0080133A" w:rsidRDefault="0080133A" w:rsidP="0080133A">
      <w:pPr>
        <w:jc w:val="both"/>
      </w:pPr>
    </w:p>
    <w:p w14:paraId="0BD2F151" w14:textId="77777777" w:rsidR="0080133A" w:rsidRDefault="007A17E8" w:rsidP="0080133A">
      <w:pPr>
        <w:jc w:val="both"/>
      </w:pPr>
      <w:r>
        <w:t xml:space="preserve">This document addresses the use cases, architecture, analysis, design, and implementation of the </w:t>
      </w:r>
      <w:r w:rsidR="00AA0A6C">
        <w:t>Search service</w:t>
      </w:r>
      <w:r>
        <w:t xml:space="preserve"> within the </w:t>
      </w:r>
      <w:del w:id="353" w:author="Sean Hardman" w:date="2013-09-01T13:59:00Z">
        <w:r w:rsidDel="00FA3E6A">
          <w:delText>PDS 2010</w:delText>
        </w:r>
      </w:del>
      <w:ins w:id="354" w:author="Sean Hardman" w:date="2013-09-01T13:59:00Z">
        <w:r w:rsidR="00FA3E6A">
          <w:t>PDS4</w:t>
        </w:r>
      </w:ins>
      <w:r>
        <w:t xml:space="preserve"> data system. This document is intended for the reviewer of the service as well as the developer of the service (for implementation) and tester of the service (for quality assurance).</w:t>
      </w:r>
    </w:p>
    <w:p w14:paraId="3680652D" w14:textId="77777777" w:rsidR="0080133A" w:rsidRDefault="0080133A" w:rsidP="0080133A">
      <w:pPr>
        <w:jc w:val="both"/>
      </w:pPr>
    </w:p>
    <w:p w14:paraId="76B64463" w14:textId="77777777" w:rsidR="0080133A" w:rsidRDefault="007A17E8">
      <w:pPr>
        <w:pStyle w:val="Heading2"/>
      </w:pPr>
      <w:bookmarkStart w:id="355" w:name="_Toc239664354"/>
      <w:r>
        <w:t>Method</w:t>
      </w:r>
      <w:bookmarkEnd w:id="355"/>
      <w:r>
        <w:t xml:space="preserve"> </w:t>
      </w:r>
    </w:p>
    <w:p w14:paraId="496A9063" w14:textId="77777777" w:rsidR="0080133A" w:rsidRDefault="0080133A" w:rsidP="0080133A">
      <w:pPr>
        <w:jc w:val="both"/>
      </w:pPr>
    </w:p>
    <w:p w14:paraId="1831FAB6" w14:textId="77777777" w:rsidR="0080133A" w:rsidRDefault="007A17E8" w:rsidP="0080133A">
      <w:pPr>
        <w:jc w:val="both"/>
      </w:pPr>
      <w:r>
        <w:t xml:space="preserve">This combined Software Requirements and Software Design Document (hereafter, SRD/SDD) represents the </w:t>
      </w:r>
      <w:r w:rsidR="00AA0A6C">
        <w:t>Search service</w:t>
      </w:r>
      <w:r>
        <w:t xml:space="preserve"> software by defining use cases (a form of requirements capture), requirements list (a second form of requirements capture), and by using architecture diagrams, functional descriptions, context diagrams, and data flow diagrams for the high-level design. The detailed design will be illustrated using UML diagrams.</w:t>
      </w:r>
    </w:p>
    <w:p w14:paraId="506BDC4D" w14:textId="77777777" w:rsidR="0080133A" w:rsidRDefault="0080133A" w:rsidP="0080133A">
      <w:pPr>
        <w:jc w:val="both"/>
      </w:pPr>
    </w:p>
    <w:p w14:paraId="54EF5B0D" w14:textId="77777777" w:rsidR="0080133A" w:rsidRDefault="007A17E8">
      <w:pPr>
        <w:pStyle w:val="Heading2"/>
      </w:pPr>
      <w:bookmarkStart w:id="356" w:name="_Toc239664355"/>
      <w:r>
        <w:t>Notation</w:t>
      </w:r>
      <w:bookmarkEnd w:id="356"/>
      <w:r>
        <w:t xml:space="preserve"> </w:t>
      </w:r>
    </w:p>
    <w:p w14:paraId="7D84DCD5" w14:textId="77777777" w:rsidR="0080133A" w:rsidRDefault="0080133A" w:rsidP="0080133A">
      <w:pPr>
        <w:jc w:val="both"/>
      </w:pPr>
    </w:p>
    <w:p w14:paraId="6D18D2C9" w14:textId="77777777" w:rsidR="0080133A" w:rsidRDefault="007A17E8" w:rsidP="0080133A">
      <w:pPr>
        <w:jc w:val="both"/>
      </w:pPr>
      <w:r>
        <w:t>Although use cases are presented in this document, a separate list of requirements in the form of declarative statements is also present in this document. These declarative statem</w:t>
      </w:r>
      <w:r w:rsidR="00317F74">
        <w:t>e</w:t>
      </w:r>
      <w:r>
        <w:t>nts are identified with a paragraph encoding scheme “</w:t>
      </w:r>
      <w:r w:rsidRPr="00C05BCC">
        <w:rPr>
          <w:b/>
        </w:rPr>
        <w:t>L</w:t>
      </w:r>
      <w:r w:rsidRPr="00C05BCC">
        <w:rPr>
          <w:i/>
        </w:rPr>
        <w:t>i</w:t>
      </w:r>
      <w:r w:rsidRPr="00C05BCC">
        <w:rPr>
          <w:b/>
        </w:rPr>
        <w:t>.</w:t>
      </w:r>
      <w:r w:rsidRPr="00C05BCC">
        <w:rPr>
          <w:i/>
        </w:rPr>
        <w:t>n</w:t>
      </w:r>
      <w:r w:rsidRPr="00C05BCC">
        <w:rPr>
          <w:b/>
        </w:rPr>
        <w:t>.</w:t>
      </w:r>
      <w:r w:rsidRPr="00C05BCC">
        <w:rPr>
          <w:i/>
        </w:rPr>
        <w:t>j</w:t>
      </w:r>
      <w:r>
        <w:t>”, where:</w:t>
      </w:r>
    </w:p>
    <w:p w14:paraId="6C5B4926" w14:textId="77777777" w:rsidR="0080133A" w:rsidRDefault="007A17E8" w:rsidP="0080133A">
      <w:pPr>
        <w:numPr>
          <w:ilvl w:val="0"/>
          <w:numId w:val="12"/>
        </w:numPr>
        <w:jc w:val="both"/>
      </w:pPr>
      <w:r>
        <w:t>L is the literal letter L (ell) signifying “level”.</w:t>
      </w:r>
    </w:p>
    <w:p w14:paraId="051238CF" w14:textId="77777777" w:rsidR="0080133A" w:rsidRDefault="007A17E8" w:rsidP="0080133A">
      <w:pPr>
        <w:numPr>
          <w:ilvl w:val="0"/>
          <w:numId w:val="12"/>
        </w:numPr>
        <w:jc w:val="both"/>
      </w:pPr>
      <w:r w:rsidRPr="00C05BCC">
        <w:rPr>
          <w:i/>
        </w:rPr>
        <w:t>i</w:t>
      </w:r>
      <w:r>
        <w:t xml:space="preserve"> is a level number from 1 to 5 inclusive.</w:t>
      </w:r>
    </w:p>
    <w:p w14:paraId="271A165F" w14:textId="77777777" w:rsidR="0080133A" w:rsidRDefault="007A17E8" w:rsidP="0080133A">
      <w:pPr>
        <w:numPr>
          <w:ilvl w:val="0"/>
          <w:numId w:val="12"/>
        </w:numPr>
        <w:jc w:val="both"/>
      </w:pPr>
      <w:r w:rsidRPr="00C05BCC">
        <w:rPr>
          <w:i/>
        </w:rPr>
        <w:t>n</w:t>
      </w:r>
      <w:r>
        <w:t xml:space="preserve"> is a three letter category name and may either be QRY for “query” or SCH for “search”.</w:t>
      </w:r>
    </w:p>
    <w:p w14:paraId="2ED904B1" w14:textId="77777777" w:rsidR="0080133A" w:rsidRDefault="007A17E8" w:rsidP="0080133A">
      <w:pPr>
        <w:numPr>
          <w:ilvl w:val="0"/>
          <w:numId w:val="12"/>
        </w:numPr>
        <w:jc w:val="both"/>
      </w:pPr>
      <w:r w:rsidRPr="00C05BCC">
        <w:rPr>
          <w:i/>
        </w:rPr>
        <w:t>j</w:t>
      </w:r>
      <w:r>
        <w:t xml:space="preserve"> is a requirement number (a natural number).</w:t>
      </w:r>
    </w:p>
    <w:p w14:paraId="5695CD65" w14:textId="77777777" w:rsidR="0080133A" w:rsidRDefault="0080133A" w:rsidP="0080133A">
      <w:pPr>
        <w:jc w:val="both"/>
      </w:pPr>
    </w:p>
    <w:p w14:paraId="4BF58664" w14:textId="77777777" w:rsidR="0080133A" w:rsidRDefault="007A17E8" w:rsidP="0080133A">
      <w:pPr>
        <w:jc w:val="both"/>
      </w:pPr>
      <w:r>
        <w:t xml:space="preserve">Following the text of a requirement may be a reference to an overarching requirement or use case from which it was derived; these references will be listed </w:t>
      </w:r>
      <w:r>
        <w:lastRenderedPageBreak/>
        <w:t>in parentheses.  Indented text (in a smaller font) represent comments for additional insight or explanation of the requirement.</w:t>
      </w:r>
    </w:p>
    <w:p w14:paraId="253176FB" w14:textId="77777777" w:rsidR="0080133A" w:rsidRDefault="0080133A" w:rsidP="0080133A">
      <w:pPr>
        <w:jc w:val="both"/>
      </w:pPr>
    </w:p>
    <w:p w14:paraId="75AE4E0D" w14:textId="77777777" w:rsidR="0080133A" w:rsidRDefault="007A17E8" w:rsidP="0080133A">
      <w:pPr>
        <w:pStyle w:val="Heading2"/>
      </w:pPr>
      <w:bookmarkStart w:id="357" w:name="_Toc239664356"/>
      <w:r>
        <w:t>Controlling Documents</w:t>
      </w:r>
      <w:bookmarkEnd w:id="357"/>
      <w:r>
        <w:t xml:space="preserve"> </w:t>
      </w:r>
    </w:p>
    <w:p w14:paraId="3AF544E1" w14:textId="77777777" w:rsidR="0080133A" w:rsidRDefault="0080133A">
      <w:pPr>
        <w:jc w:val="both"/>
      </w:pPr>
    </w:p>
    <w:p w14:paraId="6E6044D3" w14:textId="77777777" w:rsidR="0080133A" w:rsidRDefault="007A17E8">
      <w:pPr>
        <w:jc w:val="both"/>
      </w:pPr>
      <w:r>
        <w:t>The following documents exert a controlling influence on this document:</w:t>
      </w:r>
    </w:p>
    <w:p w14:paraId="7E3D51BA" w14:textId="77777777" w:rsidR="0080133A" w:rsidRDefault="0080133A">
      <w:pPr>
        <w:jc w:val="both"/>
      </w:pPr>
    </w:p>
    <w:p w14:paraId="11754F2C" w14:textId="77777777" w:rsidR="00317F74" w:rsidRDefault="00317F74" w:rsidP="00317F74">
      <w:pPr>
        <w:ind w:left="720" w:hanging="720"/>
        <w:jc w:val="both"/>
      </w:pPr>
      <w:r>
        <w:t>[1</w:t>
      </w:r>
      <w:r w:rsidRPr="00A23D75">
        <w:t>]</w:t>
      </w:r>
      <w:r w:rsidRPr="00A23D75">
        <w:tab/>
        <w:t xml:space="preserve">Planetary Data System (PDS) Level 1, 2 and 3 Requirements, </w:t>
      </w:r>
      <w:r>
        <w:t>March 26, 2010</w:t>
      </w:r>
      <w:r w:rsidRPr="00A23D75">
        <w:t>.</w:t>
      </w:r>
    </w:p>
    <w:p w14:paraId="5C6B1589" w14:textId="77777777" w:rsidR="00317F74" w:rsidRDefault="00317F74" w:rsidP="00317F74">
      <w:pPr>
        <w:jc w:val="both"/>
      </w:pPr>
    </w:p>
    <w:p w14:paraId="13261EB6" w14:textId="77777777" w:rsidR="00317F74" w:rsidRDefault="00317F74" w:rsidP="00317F74">
      <w:pPr>
        <w:ind w:left="720" w:hanging="720"/>
      </w:pPr>
      <w:r>
        <w:t>[2</w:t>
      </w:r>
      <w:r w:rsidRPr="00A23D75">
        <w:t>]</w:t>
      </w:r>
      <w:r w:rsidRPr="00A23D75">
        <w:tab/>
      </w:r>
      <w:del w:id="358" w:author="Sean Hardman" w:date="2013-09-01T14:00:00Z">
        <w:r w:rsidRPr="00A23D75" w:rsidDel="00FA3E6A">
          <w:delText xml:space="preserve">Planetary Data System (PDS) </w:delText>
        </w:r>
        <w:r w:rsidDel="00FA3E6A">
          <w:delText>2010</w:delText>
        </w:r>
      </w:del>
      <w:ins w:id="359" w:author="Sean Hardman" w:date="2013-09-01T14:00:00Z">
        <w:r w:rsidR="00FA3E6A">
          <w:t>PDS4</w:t>
        </w:r>
      </w:ins>
      <w:r>
        <w:t xml:space="preserve"> Project Plan, </w:t>
      </w:r>
      <w:del w:id="360" w:author="Sean Hardman" w:date="2013-09-01T14:00:00Z">
        <w:r w:rsidDel="00FA3E6A">
          <w:delText>February 2010</w:delText>
        </w:r>
      </w:del>
      <w:ins w:id="361" w:author="Sean Hardman" w:date="2013-09-01T14:00:00Z">
        <w:r w:rsidR="00FA3E6A">
          <w:t>July 17, 2013</w:t>
        </w:r>
      </w:ins>
      <w:r w:rsidRPr="00A23D75">
        <w:t>.</w:t>
      </w:r>
    </w:p>
    <w:p w14:paraId="3874DBD9" w14:textId="77777777" w:rsidR="00317F74" w:rsidRDefault="00317F74" w:rsidP="00317F74">
      <w:pPr>
        <w:ind w:left="720" w:hanging="720"/>
        <w:jc w:val="both"/>
      </w:pPr>
    </w:p>
    <w:p w14:paraId="7622E25B" w14:textId="77777777" w:rsidR="00317F74" w:rsidRDefault="00317F74" w:rsidP="00317F74">
      <w:pPr>
        <w:ind w:left="720" w:hanging="720"/>
        <w:jc w:val="both"/>
      </w:pPr>
      <w:r>
        <w:t>[3]</w:t>
      </w:r>
      <w:r>
        <w:tab/>
      </w:r>
      <w:del w:id="362" w:author="Sean Hardman" w:date="2013-09-01T14:00:00Z">
        <w:r w:rsidDel="00FA3E6A">
          <w:delText>Planetary Data System (PDS) 2010</w:delText>
        </w:r>
      </w:del>
      <w:ins w:id="363" w:author="Sean Hardman" w:date="2013-09-01T14:00:00Z">
        <w:r w:rsidR="00FA3E6A">
          <w:t>PDS4</w:t>
        </w:r>
      </w:ins>
      <w:r>
        <w:t xml:space="preserve"> System Architecture Specification, </w:t>
      </w:r>
      <w:r w:rsidR="00CB0C33">
        <w:t>Version 1.</w:t>
      </w:r>
      <w:ins w:id="364" w:author="Sean Hardman" w:date="2013-09-01T14:00:00Z">
        <w:r w:rsidR="00FA3E6A">
          <w:t>3</w:t>
        </w:r>
      </w:ins>
      <w:del w:id="365" w:author="Sean Hardman" w:date="2013-09-01T14:00:00Z">
        <w:r w:rsidR="00CB0C33" w:rsidDel="00FA3E6A">
          <w:delText>2</w:delText>
        </w:r>
      </w:del>
      <w:r w:rsidR="00CB0C33">
        <w:t xml:space="preserve">, </w:t>
      </w:r>
      <w:del w:id="366" w:author="Sean Hardman" w:date="2013-09-01T14:00:00Z">
        <w:r w:rsidR="00CB0C33" w:rsidDel="00FA3E6A">
          <w:delText>May 25, 2011</w:delText>
        </w:r>
      </w:del>
      <w:ins w:id="367" w:author="Sean Hardman" w:date="2013-09-01T14:00:00Z">
        <w:r w:rsidR="00FA3E6A">
          <w:t>September 1, 2013</w:t>
        </w:r>
      </w:ins>
      <w:r>
        <w:t>.</w:t>
      </w:r>
    </w:p>
    <w:p w14:paraId="3352A4AF" w14:textId="77777777" w:rsidR="00317F74" w:rsidRDefault="00317F74" w:rsidP="00317F74">
      <w:pPr>
        <w:jc w:val="both"/>
      </w:pPr>
    </w:p>
    <w:p w14:paraId="0484AF82" w14:textId="77777777" w:rsidR="00317F74" w:rsidRDefault="00317F74" w:rsidP="00317F74">
      <w:pPr>
        <w:ind w:left="720" w:hanging="720"/>
        <w:jc w:val="both"/>
      </w:pPr>
      <w:r>
        <w:t>[4]</w:t>
      </w:r>
      <w:r>
        <w:tab/>
      </w:r>
      <w:del w:id="368" w:author="Sean Hardman" w:date="2013-09-01T14:00:00Z">
        <w:r w:rsidDel="00FA3E6A">
          <w:delText>Planetary Data System (PDS) 2010</w:delText>
        </w:r>
      </w:del>
      <w:ins w:id="369" w:author="Sean Hardman" w:date="2013-09-01T14:00:00Z">
        <w:r w:rsidR="00FA3E6A">
          <w:t>PDS4</w:t>
        </w:r>
      </w:ins>
      <w:r>
        <w:t xml:space="preserve"> Operations Concept, </w:t>
      </w:r>
      <w:del w:id="370" w:author="Sean Hardman" w:date="2013-09-01T14:00:00Z">
        <w:r w:rsidDel="00FA3E6A">
          <w:delText>February 2010</w:delText>
        </w:r>
      </w:del>
      <w:ins w:id="371" w:author="Sean Hardman" w:date="2013-09-01T14:00:00Z">
        <w:r w:rsidR="00FA3E6A">
          <w:t>September 1, 2013</w:t>
        </w:r>
      </w:ins>
      <w:r>
        <w:t>.</w:t>
      </w:r>
    </w:p>
    <w:p w14:paraId="714DD136" w14:textId="77777777" w:rsidR="00317F74" w:rsidRDefault="00317F74" w:rsidP="00317F74">
      <w:pPr>
        <w:jc w:val="both"/>
      </w:pPr>
    </w:p>
    <w:p w14:paraId="515FED4B" w14:textId="77777777" w:rsidR="00317F74" w:rsidRDefault="00317F74" w:rsidP="00317F74">
      <w:pPr>
        <w:ind w:left="720" w:hanging="720"/>
        <w:jc w:val="both"/>
      </w:pPr>
      <w:r>
        <w:t>[5]</w:t>
      </w:r>
      <w:r>
        <w:tab/>
      </w:r>
      <w:r w:rsidR="00D316D0">
        <w:t xml:space="preserve">Planetary Data System (PDS) General System Software Requirements Document (SRD), </w:t>
      </w:r>
      <w:r w:rsidR="00CB0C33">
        <w:t>Version 1.</w:t>
      </w:r>
      <w:ins w:id="372" w:author="Sean Hardman" w:date="2013-09-01T14:00:00Z">
        <w:r w:rsidR="00FA3E6A">
          <w:t>1</w:t>
        </w:r>
      </w:ins>
      <w:del w:id="373" w:author="Sean Hardman" w:date="2013-09-01T14:00:00Z">
        <w:r w:rsidR="00CB0C33" w:rsidDel="00FA3E6A">
          <w:delText>0</w:delText>
        </w:r>
      </w:del>
      <w:r w:rsidR="00CB0C33">
        <w:t xml:space="preserve">, </w:t>
      </w:r>
      <w:del w:id="374" w:author="Sean Hardman" w:date="2013-09-01T14:00:00Z">
        <w:r w:rsidR="00CB0C33" w:rsidDel="00FA3E6A">
          <w:delText>June 11, 2011</w:delText>
        </w:r>
      </w:del>
      <w:ins w:id="375" w:author="Sean Hardman" w:date="2013-09-01T14:00:00Z">
        <w:r w:rsidR="00FA3E6A">
          <w:t>September 1, 2013</w:t>
        </w:r>
      </w:ins>
      <w:r w:rsidR="00D316D0">
        <w:t>.</w:t>
      </w:r>
    </w:p>
    <w:p w14:paraId="681F26A4" w14:textId="77777777" w:rsidR="0080133A" w:rsidRDefault="0080133A">
      <w:pPr>
        <w:jc w:val="both"/>
      </w:pPr>
    </w:p>
    <w:p w14:paraId="0E1A5DF6" w14:textId="77777777" w:rsidR="008F5E56" w:rsidRDefault="008F5E56" w:rsidP="008F5E56">
      <w:pPr>
        <w:ind w:left="720" w:hanging="720"/>
        <w:jc w:val="both"/>
      </w:pPr>
      <w:r>
        <w:t>[6]</w:t>
      </w:r>
      <w:r>
        <w:tab/>
        <w:t xml:space="preserve">Planetary Data System (PDS) Search Scenarios, Version </w:t>
      </w:r>
      <w:ins w:id="376" w:author="Sean Hardman" w:date="2013-09-01T14:02:00Z">
        <w:r w:rsidR="00FA3E6A">
          <w:t>1.0</w:t>
        </w:r>
      </w:ins>
      <w:del w:id="377" w:author="Sean Hardman" w:date="2013-09-01T14:02:00Z">
        <w:r w:rsidDel="00FA3E6A">
          <w:delText>0.2</w:delText>
        </w:r>
      </w:del>
      <w:r>
        <w:t xml:space="preserve">, </w:t>
      </w:r>
      <w:del w:id="378" w:author="Sean Hardman" w:date="2013-09-01T14:02:00Z">
        <w:r w:rsidDel="00FA3E6A">
          <w:delText>June 12, 2011</w:delText>
        </w:r>
      </w:del>
      <w:ins w:id="379" w:author="Sean Hardman" w:date="2013-09-01T14:02:00Z">
        <w:r w:rsidR="00FA3E6A">
          <w:t>September 1, 2013</w:t>
        </w:r>
      </w:ins>
      <w:r>
        <w:t>.</w:t>
      </w:r>
    </w:p>
    <w:p w14:paraId="24936DED" w14:textId="77777777" w:rsidR="008F5E56" w:rsidRDefault="008F5E56">
      <w:pPr>
        <w:jc w:val="both"/>
      </w:pPr>
    </w:p>
    <w:p w14:paraId="46ECE27B" w14:textId="77777777" w:rsidR="0080133A" w:rsidRDefault="007A17E8" w:rsidP="0080133A">
      <w:pPr>
        <w:pStyle w:val="Heading2"/>
      </w:pPr>
      <w:bookmarkStart w:id="380" w:name="_Toc239664357"/>
      <w:r>
        <w:t>Applicable Documents</w:t>
      </w:r>
      <w:bookmarkEnd w:id="380"/>
      <w:r>
        <w:t xml:space="preserve"> </w:t>
      </w:r>
    </w:p>
    <w:p w14:paraId="08B96A2B" w14:textId="77777777" w:rsidR="0080133A" w:rsidRDefault="0080133A" w:rsidP="0080133A">
      <w:pPr>
        <w:jc w:val="both"/>
      </w:pPr>
    </w:p>
    <w:p w14:paraId="4C2AB329" w14:textId="77777777" w:rsidR="0080133A" w:rsidRDefault="007A17E8" w:rsidP="0080133A">
      <w:pPr>
        <w:jc w:val="both"/>
      </w:pPr>
      <w:bookmarkStart w:id="381" w:name="_Toc1285206"/>
      <w:bookmarkStart w:id="382" w:name="_Toc1285296"/>
      <w:bookmarkStart w:id="383" w:name="_Toc1285768"/>
      <w:bookmarkStart w:id="384" w:name="_Toc1286317"/>
      <w:bookmarkStart w:id="385" w:name="_Toc1286635"/>
      <w:bookmarkStart w:id="386" w:name="_Toc1286831"/>
      <w:bookmarkStart w:id="387" w:name="_Toc1285208"/>
      <w:bookmarkStart w:id="388" w:name="_Toc1285298"/>
      <w:bookmarkStart w:id="389" w:name="_Toc1285770"/>
      <w:bookmarkStart w:id="390" w:name="_Toc1286319"/>
      <w:bookmarkStart w:id="391" w:name="_Toc1286637"/>
      <w:bookmarkStart w:id="392" w:name="_Toc1286833"/>
      <w:bookmarkStart w:id="393" w:name="_Toc1285210"/>
      <w:bookmarkStart w:id="394" w:name="_Toc1285300"/>
      <w:bookmarkStart w:id="395" w:name="_Toc1285772"/>
      <w:bookmarkStart w:id="396" w:name="_Toc1286321"/>
      <w:bookmarkStart w:id="397" w:name="_Toc1286639"/>
      <w:bookmarkStart w:id="398" w:name="_Toc1286835"/>
      <w:bookmarkStart w:id="399" w:name="_Toc1283682"/>
      <w:bookmarkStart w:id="400" w:name="_Toc1283771"/>
      <w:bookmarkStart w:id="401" w:name="_Toc1284812"/>
      <w:bookmarkStart w:id="402" w:name="_Toc1284949"/>
      <w:bookmarkStart w:id="403" w:name="_Toc1285031"/>
      <w:bookmarkStart w:id="404" w:name="_Toc1285113"/>
      <w:bookmarkStart w:id="405" w:name="_Toc1285211"/>
      <w:bookmarkStart w:id="406" w:name="_Toc1285301"/>
      <w:bookmarkStart w:id="407" w:name="_Toc1285773"/>
      <w:bookmarkStart w:id="408" w:name="_Toc1286322"/>
      <w:bookmarkStart w:id="409" w:name="_Toc1286640"/>
      <w:bookmarkStart w:id="410" w:name="_Toc1286836"/>
      <w:bookmarkStart w:id="411" w:name="_Toc1285212"/>
      <w:bookmarkStart w:id="412" w:name="_Toc1285302"/>
      <w:bookmarkStart w:id="413" w:name="_Toc1285774"/>
      <w:bookmarkStart w:id="414" w:name="_Toc1286323"/>
      <w:bookmarkStart w:id="415" w:name="_Toc1286641"/>
      <w:bookmarkStart w:id="416" w:name="_Toc1286837"/>
      <w:bookmarkStart w:id="417" w:name="_Toc1285218"/>
      <w:bookmarkStart w:id="418" w:name="_Toc1285308"/>
      <w:bookmarkStart w:id="419" w:name="_Toc1285780"/>
      <w:bookmarkStart w:id="420" w:name="_Toc1286329"/>
      <w:bookmarkStart w:id="421" w:name="_Toc1286647"/>
      <w:bookmarkStart w:id="422" w:name="_Toc1286843"/>
      <w:bookmarkStart w:id="423" w:name="_Toc1285309"/>
      <w:bookmarkStart w:id="424" w:name="_Toc1285781"/>
      <w:bookmarkStart w:id="425" w:name="_Toc1286330"/>
      <w:bookmarkStart w:id="426" w:name="_Toc1286648"/>
      <w:bookmarkStart w:id="427" w:name="_Toc1286844"/>
      <w:bookmarkEnd w:id="0"/>
      <w:bookmarkEnd w:id="1"/>
      <w:bookmarkEnd w:id="2"/>
      <w:bookmarkEnd w:id="3"/>
      <w:bookmarkEnd w:id="4"/>
      <w:bookmarkEnd w:id="5"/>
      <w:bookmarkEnd w:id="6"/>
      <w:bookmarkEnd w:id="7"/>
      <w:bookmarkEnd w:id="8"/>
      <w:bookmarkEnd w:id="9"/>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t>The following documents are applicable or associated with this document, but do not exert any controlling influence on this document:</w:t>
      </w:r>
    </w:p>
    <w:p w14:paraId="1D2806EF" w14:textId="77777777" w:rsidR="0080133A" w:rsidRDefault="0080133A" w:rsidP="0080133A">
      <w:pPr>
        <w:jc w:val="both"/>
      </w:pPr>
    </w:p>
    <w:p w14:paraId="239ECCE7" w14:textId="77777777" w:rsidR="0080133A" w:rsidRDefault="007A17E8" w:rsidP="0080133A">
      <w:pPr>
        <w:ind w:left="720" w:hanging="720"/>
      </w:pPr>
      <w:r>
        <w:t>[</w:t>
      </w:r>
      <w:r w:rsidR="008F5E56">
        <w:t>7</w:t>
      </w:r>
      <w:r>
        <w:t>]</w:t>
      </w:r>
      <w:r>
        <w:tab/>
        <w:t xml:space="preserve">Distributed Infrastructure Design Team. </w:t>
      </w:r>
      <w:r w:rsidRPr="00C05BCC">
        <w:rPr>
          <w:i/>
        </w:rPr>
        <w:t>Search Service Summary</w:t>
      </w:r>
      <w:r>
        <w:t>, 2009-05-31.</w:t>
      </w:r>
    </w:p>
    <w:p w14:paraId="1E2777BC" w14:textId="77777777" w:rsidR="0080133A" w:rsidRPr="00C05BCC" w:rsidRDefault="007A17E8" w:rsidP="0080133A">
      <w:pPr>
        <w:ind w:left="720" w:hanging="720"/>
      </w:pPr>
      <w:r>
        <w:t>[</w:t>
      </w:r>
      <w:r w:rsidR="008F5E56">
        <w:t>8</w:t>
      </w:r>
      <w:r>
        <w:t>]</w:t>
      </w:r>
      <w:r>
        <w:tab/>
        <w:t xml:space="preserve">Distributed Infrastructure Design Team. </w:t>
      </w:r>
      <w:r>
        <w:rPr>
          <w:i/>
        </w:rPr>
        <w:t>PDS Search Services</w:t>
      </w:r>
      <w:r>
        <w:t>, 2009-06-03.</w:t>
      </w:r>
    </w:p>
    <w:p w14:paraId="6B293B84" w14:textId="77777777" w:rsidR="0080133A" w:rsidRDefault="0080133A" w:rsidP="0080133A">
      <w:pPr>
        <w:jc w:val="both"/>
      </w:pPr>
    </w:p>
    <w:p w14:paraId="27DD1717" w14:textId="77777777" w:rsidR="0080133A" w:rsidRDefault="007A17E8" w:rsidP="0080133A">
      <w:pPr>
        <w:pStyle w:val="Heading2"/>
      </w:pPr>
      <w:bookmarkStart w:id="428" w:name="_Toc239664358"/>
      <w:r>
        <w:t>Document Maintenance</w:t>
      </w:r>
      <w:bookmarkEnd w:id="428"/>
    </w:p>
    <w:p w14:paraId="67CB82A1" w14:textId="77777777" w:rsidR="0080133A" w:rsidRDefault="0080133A" w:rsidP="0080133A">
      <w:pPr>
        <w:jc w:val="both"/>
      </w:pPr>
    </w:p>
    <w:p w14:paraId="055F39F3" w14:textId="77777777" w:rsidR="0080133A" w:rsidRDefault="007A17E8" w:rsidP="0080133A">
      <w:pPr>
        <w:jc w:val="both"/>
      </w:pPr>
      <w:r>
        <w:t xml:space="preserve">The PDS anticipates that the design of the </w:t>
      </w:r>
      <w:r w:rsidR="00AA0A6C">
        <w:t>Search service</w:t>
      </w:r>
      <w:r>
        <w:t xml:space="preserve"> will evolve and mutate over time in order to accommodate ongoing updates to requirements and leverage pioneering technologies, and, similarly, this document should reflect such changes. This document will be limited to design content because the service specification content will be captured with the service documentation (including, but not limited to, an installation guide, an operations manual, etc.).  This document will be stored within</w:t>
      </w:r>
      <w:r w:rsidR="00317F74">
        <w:t xml:space="preserve"> a configuration control system.</w:t>
      </w:r>
    </w:p>
    <w:p w14:paraId="313EE27D" w14:textId="77777777" w:rsidR="0080133A" w:rsidRDefault="0080133A" w:rsidP="0080133A">
      <w:pPr>
        <w:jc w:val="both"/>
      </w:pPr>
    </w:p>
    <w:p w14:paraId="5483ACA0" w14:textId="77777777" w:rsidR="0080133A" w:rsidRDefault="0080133A" w:rsidP="0080133A">
      <w:pPr>
        <w:jc w:val="both"/>
      </w:pPr>
    </w:p>
    <w:p w14:paraId="5A826072" w14:textId="77777777" w:rsidR="0080133A" w:rsidRDefault="007A17E8">
      <w:pPr>
        <w:pStyle w:val="Heading1"/>
      </w:pPr>
      <w:r>
        <w:rPr>
          <w:b w:val="0"/>
          <w:caps w:val="0"/>
          <w:sz w:val="24"/>
        </w:rPr>
        <w:br w:type="page"/>
      </w:r>
      <w:bookmarkStart w:id="429" w:name="_Toc239664359"/>
      <w:r w:rsidR="00317F74">
        <w:lastRenderedPageBreak/>
        <w:t>Component</w:t>
      </w:r>
      <w:r>
        <w:t xml:space="preserve"> Description</w:t>
      </w:r>
      <w:bookmarkEnd w:id="429"/>
    </w:p>
    <w:p w14:paraId="56BAEBF3" w14:textId="77777777" w:rsidR="0080133A" w:rsidRDefault="0080133A" w:rsidP="0080133A">
      <w:pPr>
        <w:jc w:val="both"/>
      </w:pPr>
    </w:p>
    <w:p w14:paraId="5BFAB0C0" w14:textId="77777777" w:rsidR="0080133A" w:rsidRPr="00C05BCC" w:rsidRDefault="007A17E8" w:rsidP="0080133A">
      <w:pPr>
        <w:jc w:val="both"/>
      </w:pPr>
      <w:r w:rsidRPr="00C05BCC">
        <w:t xml:space="preserve">The Search Service is a deployable server component that accepts queries for data and returns a set of matching results.  Informally, queries pose the question of where certain data is, the </w:t>
      </w:r>
      <w:r w:rsidR="00AA0A6C">
        <w:t>Search service</w:t>
      </w:r>
      <w:r w:rsidRPr="00C05BCC">
        <w:t xml:space="preserve"> satisfies that question with the answer of where to find such data. </w:t>
      </w:r>
      <w:r w:rsidR="007962F2" w:rsidRPr="00C05BCC">
        <w:fldChar w:fldCharType="begin"/>
      </w:r>
      <w:r w:rsidRPr="00C05BCC">
        <w:instrText xml:space="preserve"> REF _Ref130452004 \h </w:instrText>
      </w:r>
      <w:r w:rsidR="007962F2" w:rsidRPr="00C05BCC">
        <w:fldChar w:fldCharType="separate"/>
      </w:r>
      <w:r w:rsidR="00E721EE">
        <w:t xml:space="preserve">Figure </w:t>
      </w:r>
      <w:r w:rsidR="00E721EE">
        <w:rPr>
          <w:noProof/>
        </w:rPr>
        <w:t>1</w:t>
      </w:r>
      <w:r w:rsidR="007962F2" w:rsidRPr="00C05BCC">
        <w:fldChar w:fldCharType="end"/>
      </w:r>
      <w:r w:rsidRPr="00C05BCC">
        <w:t xml:space="preserve"> depicts the </w:t>
      </w:r>
      <w:r w:rsidR="00AA0A6C">
        <w:t>Search service</w:t>
      </w:r>
      <w:r w:rsidRPr="00C05BCC">
        <w:t xml:space="preserve"> relative to the other components of </w:t>
      </w:r>
      <w:del w:id="430" w:author="Sean Hardman" w:date="2013-09-01T13:59:00Z">
        <w:r w:rsidRPr="00C05BCC" w:rsidDel="00FA3E6A">
          <w:delText>PDS 2010</w:delText>
        </w:r>
      </w:del>
      <w:ins w:id="431" w:author="Sean Hardman" w:date="2013-09-01T13:59:00Z">
        <w:r w:rsidR="00FA3E6A">
          <w:t>PDS4</w:t>
        </w:r>
      </w:ins>
      <w:r w:rsidRPr="00C05BCC">
        <w:t>.</w:t>
      </w:r>
    </w:p>
    <w:p w14:paraId="3B5BB009" w14:textId="77777777" w:rsidR="0080133A" w:rsidRPr="00C05BCC" w:rsidRDefault="0080133A" w:rsidP="0080133A">
      <w:pPr>
        <w:jc w:val="both"/>
      </w:pPr>
    </w:p>
    <w:p w14:paraId="477D0D87" w14:textId="77777777" w:rsidR="0080133A" w:rsidRDefault="00BB1923" w:rsidP="0080133A">
      <w:pPr>
        <w:pStyle w:val="Figure"/>
        <w:keepNext/>
      </w:pPr>
      <w:r>
        <w:rPr>
          <w:noProof/>
        </w:rPr>
        <w:drawing>
          <wp:inline distT="0" distB="0" distL="0" distR="0" wp14:anchorId="268C0035" wp14:editId="63F0C4B9">
            <wp:extent cx="5486400" cy="4074160"/>
            <wp:effectExtent l="25400" t="0" r="0" b="0"/>
            <wp:docPr id="2" name="Picture 1" descr="pds2010_search_design_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search_design_context.jpg"/>
                    <pic:cNvPicPr/>
                  </pic:nvPicPr>
                  <pic:blipFill>
                    <a:blip r:embed="rId17"/>
                    <a:stretch>
                      <a:fillRect/>
                    </a:stretch>
                  </pic:blipFill>
                  <pic:spPr>
                    <a:xfrm>
                      <a:off x="0" y="0"/>
                      <a:ext cx="5486400" cy="4074160"/>
                    </a:xfrm>
                    <a:prstGeom prst="rect">
                      <a:avLst/>
                    </a:prstGeom>
                  </pic:spPr>
                </pic:pic>
              </a:graphicData>
            </a:graphic>
          </wp:inline>
        </w:drawing>
      </w:r>
    </w:p>
    <w:p w14:paraId="237CE017" w14:textId="77777777" w:rsidR="0080133A" w:rsidRPr="00C05BCC" w:rsidRDefault="007A17E8" w:rsidP="0080133A">
      <w:pPr>
        <w:pStyle w:val="Caption"/>
      </w:pPr>
      <w:bookmarkStart w:id="432" w:name="_Ref130452004"/>
      <w:r>
        <w:t xml:space="preserve">Figure </w:t>
      </w:r>
      <w:r w:rsidR="007962F2">
        <w:fldChar w:fldCharType="begin"/>
      </w:r>
      <w:r>
        <w:instrText xml:space="preserve"> SEQ Figure \* ARABIC </w:instrText>
      </w:r>
      <w:r w:rsidR="007962F2">
        <w:fldChar w:fldCharType="separate"/>
      </w:r>
      <w:r w:rsidR="00E721EE">
        <w:rPr>
          <w:noProof/>
        </w:rPr>
        <w:t>1</w:t>
      </w:r>
      <w:r w:rsidR="007962F2">
        <w:fldChar w:fldCharType="end"/>
      </w:r>
      <w:bookmarkEnd w:id="432"/>
      <w:r>
        <w:t xml:space="preserve">. Context of the </w:t>
      </w:r>
      <w:r w:rsidR="00AA0A6C">
        <w:t>Search service</w:t>
      </w:r>
      <w:r>
        <w:t xml:space="preserve"> within the overall </w:t>
      </w:r>
      <w:del w:id="433" w:author="Sean Hardman" w:date="2013-09-01T13:59:00Z">
        <w:r w:rsidDel="00FA3E6A">
          <w:delText>PDS 2010</w:delText>
        </w:r>
      </w:del>
      <w:ins w:id="434" w:author="Sean Hardman" w:date="2013-09-01T13:59:00Z">
        <w:r w:rsidR="00FA3E6A">
          <w:t>PDS4</w:t>
        </w:r>
      </w:ins>
      <w:r>
        <w:t xml:space="preserve"> component architecture.</w:t>
      </w:r>
    </w:p>
    <w:p w14:paraId="08ADA95A" w14:textId="77777777" w:rsidR="0080133A" w:rsidRPr="00C05BCC" w:rsidRDefault="0080133A" w:rsidP="0080133A">
      <w:pPr>
        <w:jc w:val="both"/>
      </w:pPr>
    </w:p>
    <w:p w14:paraId="094690C1" w14:textId="77777777" w:rsidR="0080133A" w:rsidRDefault="007A17E8" w:rsidP="0080133A">
      <w:pPr>
        <w:jc w:val="both"/>
      </w:pPr>
      <w:r>
        <w:t xml:space="preserve">A query in the sense of the </w:t>
      </w:r>
      <w:r w:rsidR="00AA0A6C">
        <w:t>Search service</w:t>
      </w:r>
      <w:r>
        <w:t xml:space="preserve"> means any type of declaration of desiderata, such as "Where are images of Mars taken by an infrared camera between 2009-01-01 and 2009-12-31 UTC?" or "What standards documents mentions the term 'interferometer'?"  The desiderata necessarily require foreknowledge of what a particular Search Service curates in order for there to be any hope of an answer to a query.</w:t>
      </w:r>
    </w:p>
    <w:p w14:paraId="732BF249" w14:textId="77777777" w:rsidR="0080133A" w:rsidRDefault="0080133A" w:rsidP="0080133A">
      <w:pPr>
        <w:jc w:val="both"/>
      </w:pPr>
    </w:p>
    <w:p w14:paraId="77FAC0DE" w14:textId="77777777" w:rsidR="0080133A" w:rsidRDefault="007A17E8" w:rsidP="0080133A">
      <w:pPr>
        <w:jc w:val="both"/>
      </w:pPr>
      <w:r>
        <w:t>A</w:t>
      </w:r>
      <w:r w:rsidR="00317F74">
        <w:t>n</w:t>
      </w:r>
      <w:r>
        <w:t xml:space="preserve"> installation of the Search Service means a single running instance of the service, or—more specifically—a computing process that answers incoming TCP/IP connections on a set of network interfaces and on a single port.  PDS nodes as well as other groups may deploy a Search Service on any compatible platform and use it to catalog particular sets of data and answer queries about </w:t>
      </w:r>
      <w:r>
        <w:lastRenderedPageBreak/>
        <w:t xml:space="preserve">that data.  The PDS engineering node will run a "main" Search Service that provides answers to queries through the PDS public portal; the University of Maryland will run a backup service to perform the identical role should the engineering node's server fail. PDS nodes and other partners may run their own instances of the </w:t>
      </w:r>
      <w:r w:rsidR="00AA0A6C">
        <w:t>Search service</w:t>
      </w:r>
      <w:r>
        <w:t xml:space="preserve"> for disc</w:t>
      </w:r>
      <w:r w:rsidR="00076357">
        <w:t>i</w:t>
      </w:r>
      <w:r>
        <w:t>pline-specific needs.</w:t>
      </w:r>
    </w:p>
    <w:p w14:paraId="69C609A5" w14:textId="77777777" w:rsidR="0080133A" w:rsidRDefault="0080133A" w:rsidP="0080133A">
      <w:pPr>
        <w:jc w:val="both"/>
      </w:pPr>
    </w:p>
    <w:p w14:paraId="6D6CE8AA" w14:textId="77777777" w:rsidR="0080133A" w:rsidRDefault="007A17E8" w:rsidP="0080133A">
      <w:pPr>
        <w:jc w:val="both"/>
      </w:pPr>
      <w:r>
        <w:t>Data in this sense means anything that the Search Service is capable of cataloging. It includes but is not limited to images, PDS-formatted images, PDS labels, radar altimetry raw data, engineering data records, derived temperature emissions, derived and reduced magnetometer datasets, plain text documents, PDF documents, XML files, HTML documents, and empty files.</w:t>
      </w:r>
    </w:p>
    <w:p w14:paraId="0626A6EA" w14:textId="77777777" w:rsidR="0080133A" w:rsidRDefault="0080133A" w:rsidP="0080133A">
      <w:pPr>
        <w:jc w:val="both"/>
      </w:pPr>
    </w:p>
    <w:p w14:paraId="13DE1AE1" w14:textId="77777777" w:rsidR="0080133A" w:rsidRDefault="007A17E8" w:rsidP="0080133A">
      <w:pPr>
        <w:jc w:val="both"/>
      </w:pPr>
      <w:r>
        <w:t>Results to a query consist primarily of two things:</w:t>
      </w:r>
    </w:p>
    <w:p w14:paraId="4AB9E23C" w14:textId="77777777" w:rsidR="0080133A" w:rsidRDefault="0080133A" w:rsidP="0080133A">
      <w:pPr>
        <w:jc w:val="both"/>
      </w:pPr>
    </w:p>
    <w:p w14:paraId="5828EFFC" w14:textId="77777777" w:rsidR="0080133A" w:rsidRDefault="007A17E8" w:rsidP="0080133A">
      <w:pPr>
        <w:numPr>
          <w:ilvl w:val="0"/>
          <w:numId w:val="14"/>
        </w:numPr>
        <w:jc w:val="both"/>
      </w:pPr>
      <w:r>
        <w:t xml:space="preserve">First, a set of </w:t>
      </w:r>
      <w:r>
        <w:rPr>
          <w:i/>
        </w:rPr>
        <w:t>identifiers</w:t>
      </w:r>
      <w:r>
        <w:t xml:space="preserve"> that tell where matching data may be found.  Identifiers in this sense are Uniform Resource Identifiers (URIs) that, depending on user capability, may be resolved to get actual data.  </w:t>
      </w:r>
    </w:p>
    <w:p w14:paraId="358B8EBC" w14:textId="77777777" w:rsidR="0080133A" w:rsidRDefault="007A17E8" w:rsidP="0080133A">
      <w:pPr>
        <w:numPr>
          <w:ilvl w:val="0"/>
          <w:numId w:val="14"/>
        </w:numPr>
        <w:jc w:val="both"/>
      </w:pPr>
      <w:r>
        <w:t xml:space="preserve">Second, a set of </w:t>
      </w:r>
      <w:r>
        <w:rPr>
          <w:i/>
        </w:rPr>
        <w:t>metadata</w:t>
      </w:r>
      <w:r>
        <w:t xml:space="preserve"> that annotate each location with descriptors indicating its relevance and context.  Such metadata serves to help guide the ultimate end-user in selecting the best result from a potentially large set of matching results.</w:t>
      </w:r>
    </w:p>
    <w:p w14:paraId="45EF8342" w14:textId="77777777" w:rsidR="0080133A" w:rsidRDefault="0080133A" w:rsidP="0080133A">
      <w:pPr>
        <w:jc w:val="both"/>
      </w:pPr>
    </w:p>
    <w:p w14:paraId="108B6753" w14:textId="77777777" w:rsidR="0080133A" w:rsidRDefault="007A17E8" w:rsidP="0080133A">
      <w:pPr>
        <w:pStyle w:val="Heading2"/>
      </w:pPr>
      <w:bookmarkStart w:id="435" w:name="_Toc239664360"/>
      <w:r>
        <w:t>Querying</w:t>
      </w:r>
      <w:bookmarkEnd w:id="435"/>
    </w:p>
    <w:p w14:paraId="4F07A7A7" w14:textId="77777777" w:rsidR="0080133A" w:rsidRPr="00C05BCC" w:rsidRDefault="0080133A" w:rsidP="0080133A"/>
    <w:p w14:paraId="73B79CF6" w14:textId="77777777" w:rsidR="0080133A" w:rsidRDefault="007A17E8" w:rsidP="0080133A">
      <w:pPr>
        <w:jc w:val="both"/>
      </w:pPr>
      <w:r>
        <w:t>Queries to the Search Service express a user's desiderata PDS data.  The Search Service supports several formats of queries in order to better facilitate certain use cases.  This section describes, in a high level, those formats.</w:t>
      </w:r>
    </w:p>
    <w:p w14:paraId="660D8DC3" w14:textId="77777777" w:rsidR="0080133A" w:rsidRDefault="0080133A" w:rsidP="0080133A"/>
    <w:p w14:paraId="3104708B" w14:textId="77777777" w:rsidR="0080133A" w:rsidRDefault="007A17E8" w:rsidP="0080133A">
      <w:pPr>
        <w:pStyle w:val="Heading3"/>
      </w:pPr>
      <w:bookmarkStart w:id="436" w:name="_Ref130459907"/>
      <w:bookmarkStart w:id="437" w:name="_Toc239664361"/>
      <w:r>
        <w:t>Open</w:t>
      </w:r>
      <w:bookmarkEnd w:id="436"/>
      <w:bookmarkEnd w:id="437"/>
    </w:p>
    <w:p w14:paraId="125E6442" w14:textId="77777777" w:rsidR="0080133A" w:rsidRDefault="007A17E8" w:rsidP="0080133A">
      <w:pPr>
        <w:jc w:val="both"/>
      </w:pPr>
      <w:r>
        <w:t xml:space="preserve">The open query format is the easiest to use and most familiar to regular users of the </w:t>
      </w:r>
      <w:r w:rsidR="00317F74">
        <w:t>Internet</w:t>
      </w:r>
      <w:r>
        <w:t xml:space="preserve"> as it provides the identical capability that the intimately familiar Google search engine does.  The open query format is merely a sequ</w:t>
      </w:r>
      <w:r w:rsidR="0080133A">
        <w:t>ence of textual terms that the s</w:t>
      </w:r>
      <w:r>
        <w:t>ervice matches against its catalog (subject to certain processing and rules as described in the Implementation section).  Matching results depend on the resources containing the terms mentioned.</w:t>
      </w:r>
    </w:p>
    <w:p w14:paraId="4A38F0B2" w14:textId="77777777" w:rsidR="0080133A" w:rsidRDefault="0080133A" w:rsidP="0080133A">
      <w:pPr>
        <w:jc w:val="both"/>
      </w:pPr>
    </w:p>
    <w:p w14:paraId="0576C9C3" w14:textId="77777777" w:rsidR="0080133A" w:rsidRDefault="007962F2" w:rsidP="0080133A">
      <w:pPr>
        <w:jc w:val="both"/>
      </w:pPr>
      <w:r>
        <w:fldChar w:fldCharType="begin"/>
      </w:r>
      <w:r w:rsidR="007A17E8">
        <w:instrText xml:space="preserve"> REF _Ref130455413 \h </w:instrText>
      </w:r>
      <w:r>
        <w:fldChar w:fldCharType="separate"/>
      </w:r>
      <w:r w:rsidR="00E721EE">
        <w:t xml:space="preserve">Figure </w:t>
      </w:r>
      <w:r w:rsidR="00E721EE">
        <w:rPr>
          <w:noProof/>
        </w:rPr>
        <w:t>2</w:t>
      </w:r>
      <w:r>
        <w:fldChar w:fldCharType="end"/>
      </w:r>
      <w:r w:rsidR="007A17E8">
        <w:t xml:space="preserve"> shows an example of an existing “search engine” that allows the open format of query to be posed.</w:t>
      </w:r>
    </w:p>
    <w:p w14:paraId="3927034D" w14:textId="77777777" w:rsidR="0080133A" w:rsidRDefault="0080133A" w:rsidP="0080133A">
      <w:pPr>
        <w:jc w:val="both"/>
      </w:pPr>
    </w:p>
    <w:p w14:paraId="28B66310" w14:textId="77777777" w:rsidR="0080133A" w:rsidRDefault="004C7711" w:rsidP="0080133A">
      <w:pPr>
        <w:pStyle w:val="Figure"/>
        <w:keepNext/>
      </w:pPr>
      <w:r>
        <w:rPr>
          <w:noProof/>
        </w:rPr>
        <w:lastRenderedPageBreak/>
        <w:drawing>
          <wp:inline distT="0" distB="0" distL="0" distR="0" wp14:anchorId="26B7D463" wp14:editId="755B9202">
            <wp:extent cx="5486400" cy="3840480"/>
            <wp:effectExtent l="0" t="0" r="0" b="0"/>
            <wp:docPr id="3" name="Picture 3" descr="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pic:cNvPicPr>
                      <a:picLocks noChangeAspect="1" noChangeArrowheads="1"/>
                    </pic:cNvPicPr>
                  </pic:nvPicPr>
                  <pic:blipFill>
                    <a:blip r:embed="rId18"/>
                    <a:srcRect/>
                    <a:stretch>
                      <a:fillRect/>
                    </a:stretch>
                  </pic:blipFill>
                  <pic:spPr bwMode="auto">
                    <a:xfrm>
                      <a:off x="0" y="0"/>
                      <a:ext cx="5486400" cy="3840480"/>
                    </a:xfrm>
                    <a:prstGeom prst="rect">
                      <a:avLst/>
                    </a:prstGeom>
                    <a:noFill/>
                    <a:ln w="9525">
                      <a:noFill/>
                      <a:miter lim="800000"/>
                      <a:headEnd/>
                      <a:tailEnd/>
                    </a:ln>
                  </pic:spPr>
                </pic:pic>
              </a:graphicData>
            </a:graphic>
          </wp:inline>
        </w:drawing>
      </w:r>
    </w:p>
    <w:p w14:paraId="7803183A" w14:textId="77777777" w:rsidR="0080133A" w:rsidRDefault="007A17E8" w:rsidP="0080133A">
      <w:pPr>
        <w:pStyle w:val="Caption"/>
      </w:pPr>
      <w:bookmarkStart w:id="438" w:name="_Ref130455413"/>
      <w:r>
        <w:t xml:space="preserve">Figure </w:t>
      </w:r>
      <w:r w:rsidR="007962F2">
        <w:fldChar w:fldCharType="begin"/>
      </w:r>
      <w:r>
        <w:instrText xml:space="preserve"> SEQ Figure \* ARABIC </w:instrText>
      </w:r>
      <w:r w:rsidR="007962F2">
        <w:fldChar w:fldCharType="separate"/>
      </w:r>
      <w:r w:rsidR="00E721EE">
        <w:rPr>
          <w:noProof/>
        </w:rPr>
        <w:t>2</w:t>
      </w:r>
      <w:r w:rsidR="007962F2">
        <w:fldChar w:fldCharType="end"/>
      </w:r>
      <w:bookmarkEnd w:id="438"/>
      <w:r>
        <w:t>. An example of a web-based "search engine" that supports "open" queries.</w:t>
      </w:r>
    </w:p>
    <w:p w14:paraId="29C56AD9" w14:textId="77777777" w:rsidR="0080133A" w:rsidRDefault="0080133A" w:rsidP="0080133A"/>
    <w:p w14:paraId="15A0D163" w14:textId="77777777" w:rsidR="003D5B4D" w:rsidRDefault="007962F2" w:rsidP="0080133A">
      <w:r>
        <w:fldChar w:fldCharType="begin"/>
      </w:r>
      <w:r w:rsidR="003D5B4D">
        <w:instrText xml:space="preserve"> REF _Ref156292209 \h </w:instrText>
      </w:r>
      <w:r>
        <w:fldChar w:fldCharType="separate"/>
      </w:r>
      <w:r w:rsidR="00E721EE">
        <w:t xml:space="preserve">Figure </w:t>
      </w:r>
      <w:r w:rsidR="00E721EE">
        <w:rPr>
          <w:noProof/>
        </w:rPr>
        <w:t>3</w:t>
      </w:r>
      <w:r>
        <w:fldChar w:fldCharType="end"/>
      </w:r>
      <w:r w:rsidR="003D5B4D">
        <w:t xml:space="preserve"> shows a PDS example of a web-based search interface that supports “open” query requests.</w:t>
      </w:r>
    </w:p>
    <w:p w14:paraId="558D928A" w14:textId="77777777" w:rsidR="00671350" w:rsidRDefault="00671350" w:rsidP="0080133A"/>
    <w:p w14:paraId="333B8E3A" w14:textId="77777777" w:rsidR="008D5ECB" w:rsidRDefault="008D5ECB">
      <w:pPr>
        <w:pStyle w:val="Figure"/>
      </w:pPr>
      <w:r>
        <w:rPr>
          <w:noProof/>
        </w:rPr>
        <w:drawing>
          <wp:inline distT="0" distB="0" distL="0" distR="0" wp14:anchorId="54FD51D5" wp14:editId="15394301">
            <wp:extent cx="4972050" cy="2762250"/>
            <wp:effectExtent l="25400" t="0" r="6350" b="0"/>
            <wp:docPr id="7" name="Picture 6" descr="pds-text-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text-search.jpg"/>
                    <pic:cNvPicPr/>
                  </pic:nvPicPr>
                  <pic:blipFill>
                    <a:blip r:embed="rId19"/>
                    <a:stretch>
                      <a:fillRect/>
                    </a:stretch>
                  </pic:blipFill>
                  <pic:spPr>
                    <a:xfrm>
                      <a:off x="0" y="0"/>
                      <a:ext cx="4972050" cy="2762250"/>
                    </a:xfrm>
                    <a:prstGeom prst="rect">
                      <a:avLst/>
                    </a:prstGeom>
                  </pic:spPr>
                </pic:pic>
              </a:graphicData>
            </a:graphic>
          </wp:inline>
        </w:drawing>
      </w:r>
    </w:p>
    <w:p w14:paraId="0ECC1599" w14:textId="77777777" w:rsidR="008D5ECB" w:rsidRDefault="008D5ECB">
      <w:pPr>
        <w:keepNext/>
      </w:pPr>
    </w:p>
    <w:p w14:paraId="46654FD8" w14:textId="77777777" w:rsidR="008D5ECB" w:rsidRDefault="003D5B4D">
      <w:pPr>
        <w:pStyle w:val="Caption"/>
        <w:keepNext/>
      </w:pPr>
      <w:bookmarkStart w:id="439" w:name="_Ref156292209"/>
      <w:r>
        <w:t xml:space="preserve">Figure </w:t>
      </w:r>
      <w:r w:rsidR="007962F2">
        <w:fldChar w:fldCharType="begin"/>
      </w:r>
      <w:r>
        <w:instrText xml:space="preserve"> SEQ Figure \* ARABIC </w:instrText>
      </w:r>
      <w:r w:rsidR="007962F2">
        <w:fldChar w:fldCharType="separate"/>
      </w:r>
      <w:r w:rsidR="00E721EE">
        <w:rPr>
          <w:noProof/>
        </w:rPr>
        <w:t>3</w:t>
      </w:r>
      <w:r w:rsidR="007962F2">
        <w:fldChar w:fldCharType="end"/>
      </w:r>
      <w:bookmarkEnd w:id="439"/>
      <w:r>
        <w:t>. A PDS example of a web-based “search engine” that supports “open” queries.</w:t>
      </w:r>
    </w:p>
    <w:p w14:paraId="37B4F353" w14:textId="77777777" w:rsidR="003D5B4D" w:rsidRDefault="003D5B4D" w:rsidP="0080133A"/>
    <w:p w14:paraId="33E79989" w14:textId="77777777" w:rsidR="0080133A" w:rsidRDefault="007A17E8" w:rsidP="0080133A">
      <w:pPr>
        <w:pStyle w:val="Heading3"/>
      </w:pPr>
      <w:bookmarkStart w:id="440" w:name="_Toc239664362"/>
      <w:r>
        <w:lastRenderedPageBreak/>
        <w:t>Guided</w:t>
      </w:r>
      <w:bookmarkEnd w:id="440"/>
    </w:p>
    <w:p w14:paraId="56F9E333" w14:textId="77777777" w:rsidR="0080133A" w:rsidRDefault="007A17E8" w:rsidP="0080133A">
      <w:pPr>
        <w:jc w:val="both"/>
      </w:pPr>
      <w:r>
        <w:t xml:space="preserve">The guided query format (also known as "faceted query") is highly interactive and is familiar to </w:t>
      </w:r>
      <w:r w:rsidR="00317F74">
        <w:t>Internet</w:t>
      </w:r>
      <w:r>
        <w:t xml:space="preserve"> users who frequent online shopping sites.  Guided query presents a series of high-level organizational categories along with a set of terms in each category.  Selecting an item constrains what items appear in other categories or may open up entirely new categories.  This method of searching allows a broad overview of available data while enabling customized narrowing of matching results through user-selected progressive disclosure.</w:t>
      </w:r>
    </w:p>
    <w:p w14:paraId="4B8E11D7" w14:textId="77777777" w:rsidR="0080133A" w:rsidRDefault="0080133A" w:rsidP="0080133A"/>
    <w:p w14:paraId="244F37AE" w14:textId="77777777" w:rsidR="0080133A" w:rsidRDefault="007962F2" w:rsidP="0080133A">
      <w:pPr>
        <w:jc w:val="both"/>
      </w:pPr>
      <w:r>
        <w:fldChar w:fldCharType="begin"/>
      </w:r>
      <w:r w:rsidR="003D5B4D">
        <w:instrText xml:space="preserve"> REF _Ref130455593 \h </w:instrText>
      </w:r>
      <w:r>
        <w:fldChar w:fldCharType="separate"/>
      </w:r>
      <w:r w:rsidR="00E721EE">
        <w:t xml:space="preserve">Figure </w:t>
      </w:r>
      <w:r w:rsidR="00E721EE">
        <w:rPr>
          <w:noProof/>
        </w:rPr>
        <w:t>4</w:t>
      </w:r>
      <w:r>
        <w:fldChar w:fldCharType="end"/>
      </w:r>
      <w:r w:rsidR="007A17E8">
        <w:t xml:space="preserve"> shows an example of guided search from a web-based “online shopping” site.</w:t>
      </w:r>
    </w:p>
    <w:p w14:paraId="0E17C822" w14:textId="77777777" w:rsidR="0080133A" w:rsidRDefault="0080133A" w:rsidP="0080133A">
      <w:pPr>
        <w:jc w:val="both"/>
      </w:pPr>
    </w:p>
    <w:p w14:paraId="4165837D" w14:textId="77777777" w:rsidR="0080133A" w:rsidRDefault="004C7711" w:rsidP="0080133A">
      <w:pPr>
        <w:pStyle w:val="Figure"/>
        <w:keepNext/>
      </w:pPr>
      <w:r>
        <w:rPr>
          <w:noProof/>
        </w:rPr>
        <w:drawing>
          <wp:inline distT="0" distB="0" distL="0" distR="0" wp14:anchorId="50CC430C" wp14:editId="4734FA5A">
            <wp:extent cx="5486400" cy="4297680"/>
            <wp:effectExtent l="0" t="0" r="0" b="0"/>
            <wp:docPr id="4" name="Picture 4" descr="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pic:cNvPicPr>
                      <a:picLocks noChangeAspect="1" noChangeArrowheads="1"/>
                    </pic:cNvPicPr>
                  </pic:nvPicPr>
                  <pic:blipFill>
                    <a:blip r:embed="rId20"/>
                    <a:srcRect/>
                    <a:stretch>
                      <a:fillRect/>
                    </a:stretch>
                  </pic:blipFill>
                  <pic:spPr bwMode="auto">
                    <a:xfrm>
                      <a:off x="0" y="0"/>
                      <a:ext cx="5486400" cy="4297680"/>
                    </a:xfrm>
                    <a:prstGeom prst="rect">
                      <a:avLst/>
                    </a:prstGeom>
                    <a:noFill/>
                    <a:ln w="9525">
                      <a:noFill/>
                      <a:miter lim="800000"/>
                      <a:headEnd/>
                      <a:tailEnd/>
                    </a:ln>
                  </pic:spPr>
                </pic:pic>
              </a:graphicData>
            </a:graphic>
          </wp:inline>
        </w:drawing>
      </w:r>
    </w:p>
    <w:p w14:paraId="6E7222A8" w14:textId="77777777" w:rsidR="0080133A" w:rsidRDefault="007A17E8" w:rsidP="0080133A">
      <w:pPr>
        <w:pStyle w:val="Caption"/>
      </w:pPr>
      <w:bookmarkStart w:id="441" w:name="_Ref130455593"/>
      <w:r>
        <w:t xml:space="preserve">Figure </w:t>
      </w:r>
      <w:r w:rsidR="007962F2">
        <w:fldChar w:fldCharType="begin"/>
      </w:r>
      <w:r>
        <w:instrText xml:space="preserve"> SEQ Figure \* ARABIC </w:instrText>
      </w:r>
      <w:r w:rsidR="007962F2">
        <w:fldChar w:fldCharType="separate"/>
      </w:r>
      <w:r w:rsidR="00E721EE">
        <w:rPr>
          <w:noProof/>
        </w:rPr>
        <w:t>4</w:t>
      </w:r>
      <w:r w:rsidR="007962F2">
        <w:fldChar w:fldCharType="end"/>
      </w:r>
      <w:bookmarkEnd w:id="441"/>
      <w:r>
        <w:t>. An example of a guided or "faceted" search in an online shopping context. Facets appear on the left of the window and change as categories are selected.</w:t>
      </w:r>
    </w:p>
    <w:p w14:paraId="2BA8757A" w14:textId="77777777" w:rsidR="0080133A" w:rsidRDefault="0080133A" w:rsidP="0080133A"/>
    <w:p w14:paraId="78AF9944" w14:textId="77777777" w:rsidR="003D5B4D" w:rsidRDefault="007962F2" w:rsidP="0080133A">
      <w:r>
        <w:fldChar w:fldCharType="begin"/>
      </w:r>
      <w:r w:rsidR="003D5B4D">
        <w:instrText xml:space="preserve"> REF _Ref156292828 \h </w:instrText>
      </w:r>
      <w:r>
        <w:fldChar w:fldCharType="separate"/>
      </w:r>
      <w:r w:rsidR="00E721EE">
        <w:t xml:space="preserve">Figure </w:t>
      </w:r>
      <w:r w:rsidR="00E721EE">
        <w:rPr>
          <w:noProof/>
        </w:rPr>
        <w:t>5</w:t>
      </w:r>
      <w:r>
        <w:fldChar w:fldCharType="end"/>
      </w:r>
      <w:r w:rsidR="003D5B4D">
        <w:t xml:space="preserve"> shows a PDS example of guided search</w:t>
      </w:r>
      <w:r w:rsidR="00FE4489">
        <w:t xml:space="preserve"> from the Data Search application on the PDS home page.</w:t>
      </w:r>
    </w:p>
    <w:p w14:paraId="0397BEA4" w14:textId="77777777" w:rsidR="008D5ECB" w:rsidRDefault="008D5ECB">
      <w:pPr>
        <w:pStyle w:val="Figure"/>
      </w:pPr>
      <w:r>
        <w:rPr>
          <w:noProof/>
        </w:rPr>
        <w:lastRenderedPageBreak/>
        <w:drawing>
          <wp:inline distT="0" distB="0" distL="0" distR="0" wp14:anchorId="5675241D" wp14:editId="66F74912">
            <wp:extent cx="4927600" cy="3708400"/>
            <wp:effectExtent l="25400" t="0" r="0" b="0"/>
            <wp:docPr id="13" name="Picture 12" descr="pds-data-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data-search.jpg"/>
                    <pic:cNvPicPr/>
                  </pic:nvPicPr>
                  <pic:blipFill>
                    <a:blip r:embed="rId21"/>
                    <a:stretch>
                      <a:fillRect/>
                    </a:stretch>
                  </pic:blipFill>
                  <pic:spPr>
                    <a:xfrm>
                      <a:off x="0" y="0"/>
                      <a:ext cx="4927600" cy="3708400"/>
                    </a:xfrm>
                    <a:prstGeom prst="rect">
                      <a:avLst/>
                    </a:prstGeom>
                  </pic:spPr>
                </pic:pic>
              </a:graphicData>
            </a:graphic>
          </wp:inline>
        </w:drawing>
      </w:r>
    </w:p>
    <w:p w14:paraId="6F7953A5" w14:textId="77777777" w:rsidR="008D5ECB" w:rsidRDefault="008D5ECB">
      <w:pPr>
        <w:keepNext/>
      </w:pPr>
    </w:p>
    <w:p w14:paraId="1C8AD861" w14:textId="77777777" w:rsidR="008D5ECB" w:rsidRDefault="003D5B4D">
      <w:pPr>
        <w:pStyle w:val="Caption"/>
        <w:keepNext/>
      </w:pPr>
      <w:bookmarkStart w:id="442" w:name="_Ref156292828"/>
      <w:r>
        <w:t xml:space="preserve">Figure </w:t>
      </w:r>
      <w:r w:rsidR="007962F2">
        <w:fldChar w:fldCharType="begin"/>
      </w:r>
      <w:r>
        <w:instrText xml:space="preserve"> SEQ Figure \* ARABIC </w:instrText>
      </w:r>
      <w:r w:rsidR="007962F2">
        <w:fldChar w:fldCharType="separate"/>
      </w:r>
      <w:r w:rsidR="00E721EE">
        <w:rPr>
          <w:noProof/>
        </w:rPr>
        <w:t>5</w:t>
      </w:r>
      <w:r w:rsidR="007962F2">
        <w:fldChar w:fldCharType="end"/>
      </w:r>
      <w:bookmarkEnd w:id="442"/>
      <w:r>
        <w:t>. A PDS example of guided or "faceted" search.</w:t>
      </w:r>
    </w:p>
    <w:p w14:paraId="159BC966" w14:textId="77777777" w:rsidR="003D5B4D" w:rsidRDefault="003D5B4D" w:rsidP="0080133A"/>
    <w:p w14:paraId="1489FE76" w14:textId="77777777" w:rsidR="0080133A" w:rsidRDefault="007A17E8" w:rsidP="0080133A">
      <w:pPr>
        <w:pStyle w:val="Heading3"/>
      </w:pPr>
      <w:bookmarkStart w:id="443" w:name="_Toc239664363"/>
      <w:r>
        <w:t>Constrained</w:t>
      </w:r>
      <w:bookmarkEnd w:id="443"/>
    </w:p>
    <w:p w14:paraId="0CF3B562" w14:textId="77777777" w:rsidR="0080133A" w:rsidRDefault="007A17E8" w:rsidP="0080133A">
      <w:pPr>
        <w:jc w:val="both"/>
      </w:pPr>
      <w:r>
        <w:t>The constrained query format enables the end user or client application to specify constraints on any of the</w:t>
      </w:r>
      <w:r w:rsidR="0080133A">
        <w:t xml:space="preserve"> searchable indexes within the S</w:t>
      </w:r>
      <w:r>
        <w:t xml:space="preserve">earch service.  Such constraints may specify exact or relative values, such as </w:t>
      </w:r>
      <w:r w:rsidR="00F87A59">
        <w:t>latitude</w:t>
      </w:r>
      <w:r>
        <w:t xml:space="preserve"> equal to 23 degrees or longitude greater than 32 degrees but less than 46 degrees, and so forth.  This format requires that the client be intimately familiar with the searchable indexes, their data types, and the kinds of constraints that may be expressed on each.  As a result, this query format is targeted towards expert users or client applications that can be programmed with such knowledge.</w:t>
      </w:r>
    </w:p>
    <w:p w14:paraId="7C823322" w14:textId="77777777" w:rsidR="0080133A" w:rsidRDefault="0080133A" w:rsidP="0080133A"/>
    <w:p w14:paraId="29F0AAF2" w14:textId="77777777" w:rsidR="0080133A" w:rsidRDefault="007962F2" w:rsidP="0080133A">
      <w:pPr>
        <w:jc w:val="both"/>
      </w:pPr>
      <w:r>
        <w:fldChar w:fldCharType="begin"/>
      </w:r>
      <w:r w:rsidR="003D5B4D">
        <w:instrText xml:space="preserve"> REF _Ref130455761 \h </w:instrText>
      </w:r>
      <w:r>
        <w:fldChar w:fldCharType="separate"/>
      </w:r>
      <w:r w:rsidR="00E721EE">
        <w:t xml:space="preserve">Figure </w:t>
      </w:r>
      <w:r w:rsidR="00E721EE">
        <w:rPr>
          <w:noProof/>
        </w:rPr>
        <w:t>6</w:t>
      </w:r>
      <w:r>
        <w:fldChar w:fldCharType="end"/>
      </w:r>
      <w:r w:rsidR="007A17E8">
        <w:t xml:space="preserve"> displays an example of a constrained search form with a (typical) plethora of controls.</w:t>
      </w:r>
    </w:p>
    <w:p w14:paraId="10DAC8AE" w14:textId="77777777" w:rsidR="0080133A" w:rsidRDefault="0080133A" w:rsidP="0080133A">
      <w:pPr>
        <w:jc w:val="both"/>
      </w:pPr>
    </w:p>
    <w:p w14:paraId="3451689E" w14:textId="77777777" w:rsidR="0080133A" w:rsidRDefault="004C7711" w:rsidP="0080133A">
      <w:pPr>
        <w:pStyle w:val="Figure"/>
        <w:keepNext/>
      </w:pPr>
      <w:r>
        <w:rPr>
          <w:noProof/>
        </w:rPr>
        <w:lastRenderedPageBreak/>
        <w:drawing>
          <wp:inline distT="0" distB="0" distL="0" distR="0" wp14:anchorId="37BB1DE4" wp14:editId="20769251">
            <wp:extent cx="5486400" cy="4297680"/>
            <wp:effectExtent l="0" t="0" r="0" b="0"/>
            <wp:docPr id="5" name="Picture 5" descr="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NE"/>
                    <pic:cNvPicPr>
                      <a:picLocks noChangeAspect="1" noChangeArrowheads="1"/>
                    </pic:cNvPicPr>
                  </pic:nvPicPr>
                  <pic:blipFill>
                    <a:blip r:embed="rId22"/>
                    <a:srcRect/>
                    <a:stretch>
                      <a:fillRect/>
                    </a:stretch>
                  </pic:blipFill>
                  <pic:spPr bwMode="auto">
                    <a:xfrm>
                      <a:off x="0" y="0"/>
                      <a:ext cx="5486400" cy="4297680"/>
                    </a:xfrm>
                    <a:prstGeom prst="rect">
                      <a:avLst/>
                    </a:prstGeom>
                    <a:noFill/>
                    <a:ln w="9525">
                      <a:noFill/>
                      <a:miter lim="800000"/>
                      <a:headEnd/>
                      <a:tailEnd/>
                    </a:ln>
                  </pic:spPr>
                </pic:pic>
              </a:graphicData>
            </a:graphic>
          </wp:inline>
        </w:drawing>
      </w:r>
    </w:p>
    <w:p w14:paraId="32275216" w14:textId="77777777" w:rsidR="0080133A" w:rsidRDefault="007A17E8" w:rsidP="0080133A">
      <w:pPr>
        <w:pStyle w:val="Caption"/>
      </w:pPr>
      <w:bookmarkStart w:id="444" w:name="_Ref130455761"/>
      <w:r>
        <w:t xml:space="preserve">Figure </w:t>
      </w:r>
      <w:r w:rsidR="007962F2">
        <w:fldChar w:fldCharType="begin"/>
      </w:r>
      <w:r>
        <w:instrText xml:space="preserve"> SEQ Figure \* ARABIC </w:instrText>
      </w:r>
      <w:r w:rsidR="007962F2">
        <w:fldChar w:fldCharType="separate"/>
      </w:r>
      <w:r w:rsidR="00E721EE">
        <w:rPr>
          <w:noProof/>
        </w:rPr>
        <w:t>6</w:t>
      </w:r>
      <w:r w:rsidR="007962F2">
        <w:fldChar w:fldCharType="end"/>
      </w:r>
      <w:bookmarkEnd w:id="444"/>
      <w:r>
        <w:t>. An example of a constrained search from a web-based medical application. Entry fields, check boxes, radio buttons, and drop-down menus are typical.</w:t>
      </w:r>
    </w:p>
    <w:p w14:paraId="2984E3EB" w14:textId="77777777" w:rsidR="0080133A" w:rsidRDefault="0080133A" w:rsidP="0080133A"/>
    <w:p w14:paraId="6A28849C" w14:textId="77777777" w:rsidR="00CF4629" w:rsidRDefault="007962F2" w:rsidP="0080133A">
      <w:r>
        <w:fldChar w:fldCharType="begin"/>
      </w:r>
      <w:r w:rsidR="00CF4629">
        <w:instrText xml:space="preserve"> REF _Ref156293980 \h </w:instrText>
      </w:r>
      <w:r>
        <w:fldChar w:fldCharType="separate"/>
      </w:r>
      <w:r w:rsidR="00E721EE">
        <w:t xml:space="preserve">Figure </w:t>
      </w:r>
      <w:r w:rsidR="00E721EE">
        <w:rPr>
          <w:noProof/>
        </w:rPr>
        <w:t>7</w:t>
      </w:r>
      <w:r>
        <w:fldChar w:fldCharType="end"/>
      </w:r>
      <w:r w:rsidR="00CF4629">
        <w:t xml:space="preserve"> shows a PDS example of a constrained search from the Planetary Image Atlas application hosted by the Imaging Node.</w:t>
      </w:r>
    </w:p>
    <w:p w14:paraId="2F74577F" w14:textId="77777777" w:rsidR="008D5ECB" w:rsidRDefault="008D5ECB">
      <w:pPr>
        <w:pStyle w:val="Figure"/>
      </w:pPr>
      <w:r>
        <w:rPr>
          <w:noProof/>
        </w:rPr>
        <w:lastRenderedPageBreak/>
        <w:drawing>
          <wp:inline distT="0" distB="0" distL="0" distR="0" wp14:anchorId="7FD7E2C5" wp14:editId="1823AC5C">
            <wp:extent cx="5222875" cy="3960495"/>
            <wp:effectExtent l="25400" t="0" r="9525" b="0"/>
            <wp:docPr id="14" name="Picture 13" descr="pds-atlas-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atlas-search.jpg"/>
                    <pic:cNvPicPr/>
                  </pic:nvPicPr>
                  <pic:blipFill>
                    <a:blip r:embed="rId23"/>
                    <a:stretch>
                      <a:fillRect/>
                    </a:stretch>
                  </pic:blipFill>
                  <pic:spPr>
                    <a:xfrm>
                      <a:off x="0" y="0"/>
                      <a:ext cx="5222875" cy="3960495"/>
                    </a:xfrm>
                    <a:prstGeom prst="rect">
                      <a:avLst/>
                    </a:prstGeom>
                  </pic:spPr>
                </pic:pic>
              </a:graphicData>
            </a:graphic>
          </wp:inline>
        </w:drawing>
      </w:r>
    </w:p>
    <w:p w14:paraId="1D4D8286" w14:textId="77777777" w:rsidR="008D5ECB" w:rsidRDefault="008D5ECB">
      <w:pPr>
        <w:keepNext/>
      </w:pPr>
    </w:p>
    <w:p w14:paraId="41950AEC" w14:textId="77777777" w:rsidR="008D5ECB" w:rsidRDefault="00CF4629">
      <w:pPr>
        <w:pStyle w:val="Caption"/>
        <w:keepNext/>
      </w:pPr>
      <w:bookmarkStart w:id="445" w:name="_Ref156293980"/>
      <w:r>
        <w:t xml:space="preserve">Figure </w:t>
      </w:r>
      <w:r w:rsidR="007962F2">
        <w:fldChar w:fldCharType="begin"/>
      </w:r>
      <w:r>
        <w:instrText xml:space="preserve"> SEQ Figure \* ARABIC </w:instrText>
      </w:r>
      <w:r w:rsidR="007962F2">
        <w:fldChar w:fldCharType="separate"/>
      </w:r>
      <w:r w:rsidR="00E721EE">
        <w:rPr>
          <w:noProof/>
        </w:rPr>
        <w:t>7</w:t>
      </w:r>
      <w:r w:rsidR="007962F2">
        <w:fldChar w:fldCharType="end"/>
      </w:r>
      <w:bookmarkEnd w:id="445"/>
      <w:r>
        <w:t>. A PDS example of a constrained search.</w:t>
      </w:r>
    </w:p>
    <w:p w14:paraId="0DD0DB13" w14:textId="77777777" w:rsidR="00CF4629" w:rsidRDefault="00CF4629" w:rsidP="0080133A"/>
    <w:p w14:paraId="20712B7D" w14:textId="77777777" w:rsidR="0075372F" w:rsidRDefault="0075372F" w:rsidP="0080133A">
      <w:r>
        <w:t>Although the Planetary Image Atlas application is an example of constrained search, the interface also combines the functionality of guided and open search into a single interface.</w:t>
      </w:r>
    </w:p>
    <w:p w14:paraId="309E2E1B" w14:textId="77777777" w:rsidR="0075372F" w:rsidRDefault="0075372F" w:rsidP="0080133A"/>
    <w:p w14:paraId="3F5B9787" w14:textId="77777777" w:rsidR="0080133A" w:rsidRDefault="007A17E8" w:rsidP="0080133A">
      <w:pPr>
        <w:pStyle w:val="Heading2"/>
      </w:pPr>
      <w:bookmarkStart w:id="446" w:name="_Toc239664364"/>
      <w:r>
        <w:t>Results</w:t>
      </w:r>
      <w:bookmarkEnd w:id="446"/>
    </w:p>
    <w:p w14:paraId="37D0E817" w14:textId="77777777" w:rsidR="0080133A" w:rsidRDefault="0080133A" w:rsidP="0080133A"/>
    <w:p w14:paraId="64649039" w14:textId="77777777" w:rsidR="0080133A" w:rsidRDefault="007A17E8" w:rsidP="0080133A">
      <w:pPr>
        <w:jc w:val="both"/>
      </w:pPr>
      <w:r>
        <w:t xml:space="preserve">Naturally, a search is nothing without results, which are what the end user is ultimately after.  The </w:t>
      </w:r>
      <w:r w:rsidR="00AA0A6C">
        <w:t>Search service</w:t>
      </w:r>
      <w:r>
        <w:t xml:space="preserve"> provides a single format of results regardless of the format of the query.  The results are a sequence of Uniform Resource Identifiers (URIs) that name and/or locate data that the </w:t>
      </w:r>
      <w:r w:rsidR="00AA0A6C">
        <w:t>Search service</w:t>
      </w:r>
      <w:r>
        <w:t xml:space="preserve"> has identified as being relevant to the query.  The URIs are each reified with metadata that explain each match in order to provide the end user or client application with context that describes the data and why each URI was returned as a match.</w:t>
      </w:r>
    </w:p>
    <w:p w14:paraId="00FDBAB2" w14:textId="77777777" w:rsidR="0080133A" w:rsidRDefault="0080133A" w:rsidP="0080133A">
      <w:pPr>
        <w:jc w:val="both"/>
      </w:pPr>
    </w:p>
    <w:p w14:paraId="20EFE5EE" w14:textId="77777777" w:rsidR="0080133A" w:rsidRDefault="007A17E8" w:rsidP="0080133A">
      <w:pPr>
        <w:jc w:val="both"/>
      </w:pPr>
      <w:r>
        <w:t>The set of metadata is configurabl</w:t>
      </w:r>
      <w:r w:rsidR="0080133A">
        <w:t>e for each installation of the S</w:t>
      </w:r>
      <w:r>
        <w:t>earch service in order to provide necessary context of results for a particular scientific or other application.</w:t>
      </w:r>
    </w:p>
    <w:p w14:paraId="2E5495D5" w14:textId="77777777" w:rsidR="0080133A" w:rsidRDefault="0080133A" w:rsidP="0080133A"/>
    <w:p w14:paraId="7E04DE76" w14:textId="77777777" w:rsidR="0080133A" w:rsidRDefault="007A17E8" w:rsidP="0080133A">
      <w:pPr>
        <w:pStyle w:val="Heading3"/>
      </w:pPr>
      <w:bookmarkStart w:id="447" w:name="_Toc239664365"/>
      <w:r>
        <w:lastRenderedPageBreak/>
        <w:t>Ordering of Results</w:t>
      </w:r>
      <w:bookmarkEnd w:id="447"/>
    </w:p>
    <w:p w14:paraId="1BD74167" w14:textId="77777777" w:rsidR="0080133A" w:rsidRDefault="0080133A" w:rsidP="0080133A">
      <w:pPr>
        <w:jc w:val="both"/>
      </w:pPr>
      <w:r>
        <w:t>The S</w:t>
      </w:r>
      <w:r w:rsidR="007A17E8">
        <w:t xml:space="preserve">earch service offers a feature complementary to the acceptance of queries affecting the presentation of the sequence of matching URIs (and their metadata annotations). This feature enables the end user or client application to specify </w:t>
      </w:r>
      <w:r w:rsidR="00317F74">
        <w:t>the</w:t>
      </w:r>
      <w:r w:rsidR="007A17E8">
        <w:t xml:space="preserve"> sort order of the results.</w:t>
      </w:r>
    </w:p>
    <w:p w14:paraId="2BF4D746" w14:textId="77777777" w:rsidR="0080133A" w:rsidRDefault="0080133A" w:rsidP="0080133A"/>
    <w:p w14:paraId="6AF35D83" w14:textId="77777777" w:rsidR="0080133A" w:rsidRDefault="007A17E8" w:rsidP="0080133A">
      <w:pPr>
        <w:jc w:val="both"/>
      </w:pPr>
      <w:r>
        <w:t>Unless otherwise specified, results are returned by relevance.  The computation of relevance depends on several factors:</w:t>
      </w:r>
    </w:p>
    <w:p w14:paraId="15575690" w14:textId="77777777" w:rsidR="0080133A" w:rsidRDefault="0080133A" w:rsidP="0080133A"/>
    <w:p w14:paraId="52A0A269" w14:textId="77777777" w:rsidR="0080133A" w:rsidRDefault="007A17E8" w:rsidP="0080133A">
      <w:pPr>
        <w:numPr>
          <w:ilvl w:val="0"/>
          <w:numId w:val="15"/>
        </w:numPr>
      </w:pPr>
      <w:r>
        <w:t>For open searches, keyword frequency ratios to document size provide relative scoring of relevance between hits.</w:t>
      </w:r>
    </w:p>
    <w:p w14:paraId="778376A6" w14:textId="77777777" w:rsidR="0080133A" w:rsidRDefault="007A17E8" w:rsidP="0080133A">
      <w:pPr>
        <w:numPr>
          <w:ilvl w:val="0"/>
          <w:numId w:val="15"/>
        </w:numPr>
      </w:pPr>
      <w:r>
        <w:t>Guided and constrained searches compute weights assigned to terms and values and leverage multidimensional metrics for relevance scoring.</w:t>
      </w:r>
    </w:p>
    <w:p w14:paraId="096BBCB6" w14:textId="77777777" w:rsidR="0080133A" w:rsidRDefault="0080133A" w:rsidP="0080133A"/>
    <w:p w14:paraId="05335615" w14:textId="77777777" w:rsidR="0080133A" w:rsidRDefault="007A17E8" w:rsidP="0080133A">
      <w:pPr>
        <w:pStyle w:val="Heading3"/>
      </w:pPr>
      <w:bookmarkStart w:id="448" w:name="_Toc239664366"/>
      <w:r>
        <w:t>Segmentation</w:t>
      </w:r>
      <w:bookmarkEnd w:id="448"/>
    </w:p>
    <w:p w14:paraId="1D7A0D71" w14:textId="77777777" w:rsidR="0080133A" w:rsidRDefault="007A17E8" w:rsidP="0080133A">
      <w:pPr>
        <w:jc w:val="both"/>
      </w:pPr>
      <w:r>
        <w:t xml:space="preserve">For certain searches, the number of matching URIs may be enormous and exceed what an end user or client application can comfortably process.  As an example, a constrained query for datasets produced after 1900 could well include over a million hits from a </w:t>
      </w:r>
      <w:r w:rsidR="00AA0A6C">
        <w:t>Search service</w:t>
      </w:r>
      <w:r>
        <w:t xml:space="preserve"> primed with every planetary, atmospheric, and geophysical dataset produced worldwide.</w:t>
      </w:r>
    </w:p>
    <w:p w14:paraId="6E626929" w14:textId="77777777" w:rsidR="0080133A" w:rsidRDefault="0080133A" w:rsidP="0080133A">
      <w:pPr>
        <w:jc w:val="both"/>
      </w:pPr>
    </w:p>
    <w:p w14:paraId="5069442D" w14:textId="77777777" w:rsidR="0080133A" w:rsidRDefault="007A17E8" w:rsidP="0080133A">
      <w:pPr>
        <w:jc w:val="both"/>
      </w:pPr>
      <w:r>
        <w:t xml:space="preserve">In order to overcome this problem the </w:t>
      </w:r>
      <w:r w:rsidR="00AA0A6C">
        <w:t>Search service</w:t>
      </w:r>
      <w:r>
        <w:t xml:space="preserve"> provides the capability for segmentation of hits.  Along with the expression of the query's desiderata, the end user or client application may also specify</w:t>
      </w:r>
    </w:p>
    <w:p w14:paraId="71695CF8" w14:textId="77777777" w:rsidR="0080133A" w:rsidRDefault="0080133A" w:rsidP="0080133A"/>
    <w:p w14:paraId="72208223" w14:textId="77777777" w:rsidR="0080133A" w:rsidRDefault="007A17E8" w:rsidP="0080133A">
      <w:pPr>
        <w:numPr>
          <w:ilvl w:val="0"/>
          <w:numId w:val="16"/>
        </w:numPr>
      </w:pPr>
      <w:r>
        <w:t>A limit on the total number of acceptable hits, such as "1000 or less"</w:t>
      </w:r>
    </w:p>
    <w:p w14:paraId="642D7638" w14:textId="77777777" w:rsidR="0080133A" w:rsidRDefault="007A17E8" w:rsidP="0080133A">
      <w:pPr>
        <w:numPr>
          <w:ilvl w:val="0"/>
          <w:numId w:val="16"/>
        </w:numPr>
      </w:pPr>
      <w:r>
        <w:t>A cardinal number identifying which of all of the hits to return, such as "the 42nd hit"</w:t>
      </w:r>
    </w:p>
    <w:p w14:paraId="3F1D25C6" w14:textId="77777777" w:rsidR="0080133A" w:rsidRDefault="007A17E8" w:rsidP="0080133A">
      <w:pPr>
        <w:numPr>
          <w:ilvl w:val="0"/>
          <w:numId w:val="16"/>
        </w:numPr>
      </w:pPr>
      <w:r>
        <w:t xml:space="preserve">A cardinality on the sequence of hits that include the number, such as "the 10 </w:t>
      </w:r>
      <w:r w:rsidR="0080133A">
        <w:t>hits following the 4th</w:t>
      </w:r>
      <w:r>
        <w:t>"</w:t>
      </w:r>
    </w:p>
    <w:p w14:paraId="5C3EF831" w14:textId="77777777" w:rsidR="0080133A" w:rsidRDefault="0080133A" w:rsidP="0080133A"/>
    <w:p w14:paraId="76C452C7" w14:textId="77777777" w:rsidR="0080133A" w:rsidRDefault="007A17E8" w:rsidP="0080133A">
      <w:pPr>
        <w:jc w:val="both"/>
      </w:pPr>
      <w:r>
        <w:t>These features enable segmentation of results for display, for example, over a series of web browser pages (where segmentation takes on the more specialized term "pagination"), or for batch processing of data by a scientific analysis program.</w:t>
      </w:r>
    </w:p>
    <w:p w14:paraId="64A89A78" w14:textId="77777777" w:rsidR="0080133A" w:rsidRDefault="0080133A" w:rsidP="0080133A">
      <w:pPr>
        <w:jc w:val="both"/>
      </w:pPr>
    </w:p>
    <w:p w14:paraId="333AE94D" w14:textId="77777777" w:rsidR="0080133A" w:rsidRDefault="007962F2" w:rsidP="0080133A">
      <w:pPr>
        <w:jc w:val="both"/>
      </w:pPr>
      <w:r>
        <w:fldChar w:fldCharType="begin"/>
      </w:r>
      <w:r w:rsidR="00CF4629">
        <w:instrText xml:space="preserve"> REF _Ref130456277 \h </w:instrText>
      </w:r>
      <w:r>
        <w:fldChar w:fldCharType="separate"/>
      </w:r>
      <w:r w:rsidR="00E721EE">
        <w:t xml:space="preserve">Figure </w:t>
      </w:r>
      <w:r w:rsidR="00E721EE">
        <w:rPr>
          <w:noProof/>
        </w:rPr>
        <w:t>8</w:t>
      </w:r>
      <w:r>
        <w:fldChar w:fldCharType="end"/>
      </w:r>
      <w:r w:rsidR="007A17E8">
        <w:t xml:space="preserve"> gives an example of web-based pagination controls.</w:t>
      </w:r>
    </w:p>
    <w:p w14:paraId="7615048A" w14:textId="77777777" w:rsidR="0080133A" w:rsidRDefault="0080133A" w:rsidP="0080133A">
      <w:pPr>
        <w:jc w:val="both"/>
      </w:pPr>
    </w:p>
    <w:p w14:paraId="1F5C0C9C" w14:textId="77777777" w:rsidR="006A5904" w:rsidRDefault="004C7711" w:rsidP="0080133A">
      <w:pPr>
        <w:pStyle w:val="Figure"/>
        <w:keepNext/>
      </w:pPr>
      <w:r>
        <w:rPr>
          <w:noProof/>
        </w:rPr>
        <w:drawing>
          <wp:inline distT="0" distB="0" distL="0" distR="0" wp14:anchorId="2B980497" wp14:editId="01F4CD0E">
            <wp:extent cx="4368800" cy="294640"/>
            <wp:effectExtent l="25400" t="0" r="0" b="0"/>
            <wp:docPr id="6" name="Picture 6" descr="Pag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ination"/>
                    <pic:cNvPicPr>
                      <a:picLocks noChangeAspect="1" noChangeArrowheads="1"/>
                    </pic:cNvPicPr>
                  </pic:nvPicPr>
                  <pic:blipFill>
                    <a:blip r:embed="rId24"/>
                    <a:srcRect/>
                    <a:stretch>
                      <a:fillRect/>
                    </a:stretch>
                  </pic:blipFill>
                  <pic:spPr bwMode="auto">
                    <a:xfrm>
                      <a:off x="0" y="0"/>
                      <a:ext cx="4368800" cy="294640"/>
                    </a:xfrm>
                    <a:prstGeom prst="rect">
                      <a:avLst/>
                    </a:prstGeom>
                    <a:noFill/>
                    <a:ln w="9525">
                      <a:noFill/>
                      <a:miter lim="800000"/>
                      <a:headEnd/>
                      <a:tailEnd/>
                    </a:ln>
                  </pic:spPr>
                </pic:pic>
              </a:graphicData>
            </a:graphic>
          </wp:inline>
        </w:drawing>
      </w:r>
    </w:p>
    <w:p w14:paraId="295C747F" w14:textId="77777777" w:rsidR="0080133A" w:rsidRDefault="0080133A" w:rsidP="0080133A">
      <w:pPr>
        <w:pStyle w:val="Figure"/>
        <w:keepNext/>
      </w:pPr>
    </w:p>
    <w:p w14:paraId="5AEDEBF9" w14:textId="77777777" w:rsidR="0080133A" w:rsidRDefault="007A17E8" w:rsidP="0080133A">
      <w:pPr>
        <w:pStyle w:val="Caption"/>
      </w:pPr>
      <w:bookmarkStart w:id="449" w:name="_Ref130456277"/>
      <w:r>
        <w:t xml:space="preserve">Figure </w:t>
      </w:r>
      <w:r w:rsidR="007962F2">
        <w:fldChar w:fldCharType="begin"/>
      </w:r>
      <w:r>
        <w:instrText xml:space="preserve"> SEQ Figure \* ARABIC </w:instrText>
      </w:r>
      <w:r w:rsidR="007962F2">
        <w:fldChar w:fldCharType="separate"/>
      </w:r>
      <w:r w:rsidR="00E721EE">
        <w:rPr>
          <w:noProof/>
        </w:rPr>
        <w:t>8</w:t>
      </w:r>
      <w:r w:rsidR="007962F2">
        <w:fldChar w:fldCharType="end"/>
      </w:r>
      <w:bookmarkEnd w:id="449"/>
      <w:r>
        <w:t>. Navigation controls typical of pagination from a web-based content management system.</w:t>
      </w:r>
    </w:p>
    <w:p w14:paraId="7482A65E" w14:textId="77777777" w:rsidR="0080133A" w:rsidRDefault="0080133A" w:rsidP="0080133A"/>
    <w:p w14:paraId="5335481A" w14:textId="77777777" w:rsidR="0080133A" w:rsidRPr="00C05BCC" w:rsidRDefault="0080133A" w:rsidP="0080133A"/>
    <w:p w14:paraId="3E1BF346" w14:textId="77777777" w:rsidR="0080133A" w:rsidRDefault="007A17E8">
      <w:pPr>
        <w:pStyle w:val="Heading1"/>
      </w:pPr>
      <w:r>
        <w:rPr>
          <w:b w:val="0"/>
          <w:caps w:val="0"/>
          <w:sz w:val="24"/>
        </w:rPr>
        <w:br w:type="page"/>
      </w:r>
      <w:bookmarkStart w:id="450" w:name="_Toc239664367"/>
      <w:r>
        <w:lastRenderedPageBreak/>
        <w:t>Use Cases</w:t>
      </w:r>
      <w:bookmarkEnd w:id="450"/>
    </w:p>
    <w:p w14:paraId="51509880" w14:textId="77777777" w:rsidR="0080133A" w:rsidRPr="00C05BCC" w:rsidRDefault="007A17E8" w:rsidP="0080133A">
      <w:pPr>
        <w:jc w:val="both"/>
      </w:pPr>
      <w:r w:rsidRPr="00C05BCC">
        <w:t xml:space="preserve">This section describes scenarios of the use of the </w:t>
      </w:r>
      <w:r w:rsidR="00AA0A6C">
        <w:t>Search service</w:t>
      </w:r>
      <w:r w:rsidRPr="00C05BCC">
        <w:t xml:space="preserve"> in order </w:t>
      </w:r>
      <w:r w:rsidR="006F7699">
        <w:t xml:space="preserve">to </w:t>
      </w:r>
      <w:r w:rsidRPr="00C05BCC">
        <w:t>capture the functional requirements.  Use cases are a superior tool for capturing and describing requirements by explaining actual, specific scenarios of end user (or client application) goals within the system.</w:t>
      </w:r>
    </w:p>
    <w:p w14:paraId="1BF738B3" w14:textId="77777777" w:rsidR="0080133A" w:rsidRPr="00C05BCC" w:rsidRDefault="0080133A" w:rsidP="0080133A">
      <w:pPr>
        <w:jc w:val="both"/>
      </w:pPr>
    </w:p>
    <w:p w14:paraId="7646E877" w14:textId="77777777" w:rsidR="0080133A" w:rsidRPr="00C05BCC" w:rsidRDefault="007962F2" w:rsidP="0080133A">
      <w:pPr>
        <w:jc w:val="both"/>
      </w:pPr>
      <w:r>
        <w:fldChar w:fldCharType="begin"/>
      </w:r>
      <w:r w:rsidR="00094551">
        <w:instrText xml:space="preserve"> REF _Ref130456868 \h </w:instrText>
      </w:r>
      <w:r>
        <w:fldChar w:fldCharType="separate"/>
      </w:r>
      <w:r w:rsidR="00E721EE">
        <w:t xml:space="preserve">Figure </w:t>
      </w:r>
      <w:r w:rsidR="00E721EE">
        <w:rPr>
          <w:noProof/>
        </w:rPr>
        <w:t>9</w:t>
      </w:r>
      <w:r>
        <w:fldChar w:fldCharType="end"/>
      </w:r>
      <w:r w:rsidR="007A17E8" w:rsidRPr="00C05BCC">
        <w:t xml:space="preserve"> shows a UML diagram of the use cases that depict the requirements of the </w:t>
      </w:r>
      <w:r w:rsidR="00AA0A6C">
        <w:t>Search service</w:t>
      </w:r>
      <w:r w:rsidR="007A17E8" w:rsidRPr="00C05BCC">
        <w:t>.</w:t>
      </w:r>
    </w:p>
    <w:p w14:paraId="19511B56" w14:textId="77777777" w:rsidR="0080133A" w:rsidRPr="00C05BCC" w:rsidRDefault="0080133A" w:rsidP="0080133A">
      <w:pPr>
        <w:jc w:val="both"/>
      </w:pPr>
    </w:p>
    <w:p w14:paraId="579280B1" w14:textId="77777777" w:rsidR="006A5904" w:rsidRDefault="00BB1923" w:rsidP="0080133A">
      <w:pPr>
        <w:pStyle w:val="Figure"/>
        <w:keepNext/>
      </w:pPr>
      <w:r>
        <w:rPr>
          <w:noProof/>
        </w:rPr>
        <w:drawing>
          <wp:inline distT="0" distB="0" distL="0" distR="0" wp14:anchorId="276B4E68" wp14:editId="5AABA7BA">
            <wp:extent cx="3515360" cy="4907280"/>
            <wp:effectExtent l="25400" t="0" r="0" b="0"/>
            <wp:docPr id="21" name="Picture 20" descr="pds2010_search_design_use_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search_design_use_cases.jpg"/>
                    <pic:cNvPicPr/>
                  </pic:nvPicPr>
                  <pic:blipFill>
                    <a:blip r:embed="rId25"/>
                    <a:stretch>
                      <a:fillRect/>
                    </a:stretch>
                  </pic:blipFill>
                  <pic:spPr>
                    <a:xfrm>
                      <a:off x="0" y="0"/>
                      <a:ext cx="3515360" cy="4907280"/>
                    </a:xfrm>
                    <a:prstGeom prst="rect">
                      <a:avLst/>
                    </a:prstGeom>
                  </pic:spPr>
                </pic:pic>
              </a:graphicData>
            </a:graphic>
          </wp:inline>
        </w:drawing>
      </w:r>
    </w:p>
    <w:p w14:paraId="2A5FE6F6" w14:textId="77777777" w:rsidR="0080133A" w:rsidRDefault="0080133A" w:rsidP="0080133A">
      <w:pPr>
        <w:pStyle w:val="Figure"/>
        <w:keepNext/>
      </w:pPr>
    </w:p>
    <w:p w14:paraId="3C2C2AFB" w14:textId="77777777" w:rsidR="0080133A" w:rsidRPr="00C05BCC" w:rsidRDefault="007A17E8" w:rsidP="0080133A">
      <w:pPr>
        <w:pStyle w:val="Caption"/>
      </w:pPr>
      <w:bookmarkStart w:id="451" w:name="_Ref130456868"/>
      <w:r>
        <w:t xml:space="preserve">Figure </w:t>
      </w:r>
      <w:r w:rsidR="007962F2">
        <w:fldChar w:fldCharType="begin"/>
      </w:r>
      <w:r>
        <w:instrText xml:space="preserve"> SEQ Figure \* ARABIC </w:instrText>
      </w:r>
      <w:r w:rsidR="007962F2">
        <w:fldChar w:fldCharType="separate"/>
      </w:r>
      <w:r w:rsidR="00E721EE">
        <w:rPr>
          <w:noProof/>
        </w:rPr>
        <w:t>9</w:t>
      </w:r>
      <w:r w:rsidR="007962F2">
        <w:fldChar w:fldCharType="end"/>
      </w:r>
      <w:bookmarkEnd w:id="451"/>
      <w:r>
        <w:t xml:space="preserve">. Use case diagram capturing requirements of the </w:t>
      </w:r>
      <w:r w:rsidR="00AA0A6C">
        <w:t>Search service</w:t>
      </w:r>
      <w:r>
        <w:t>.</w:t>
      </w:r>
    </w:p>
    <w:p w14:paraId="0579C132" w14:textId="77777777" w:rsidR="0080133A" w:rsidRPr="00C05BCC" w:rsidRDefault="0080133A" w:rsidP="0080133A">
      <w:pPr>
        <w:jc w:val="both"/>
        <w:rPr>
          <w:bCs/>
          <w:lang w:bidi="en-US"/>
        </w:rPr>
      </w:pPr>
    </w:p>
    <w:p w14:paraId="2AF53EC2" w14:textId="77777777" w:rsidR="0080133A" w:rsidRPr="00C05BCC" w:rsidRDefault="007A17E8" w:rsidP="0080133A">
      <w:pPr>
        <w:jc w:val="both"/>
        <w:rPr>
          <w:bCs/>
          <w:lang w:bidi="en-US"/>
        </w:rPr>
      </w:pPr>
      <w:r w:rsidRPr="00C05BCC">
        <w:rPr>
          <w:bCs/>
          <w:lang w:bidi="en-US"/>
        </w:rPr>
        <w:t>The remainder of this section gives an overview of each of the actors in the use cases, followed by a description of each use case.</w:t>
      </w:r>
    </w:p>
    <w:p w14:paraId="1D7556AB" w14:textId="77777777" w:rsidR="0080133A" w:rsidRPr="00C05BCC" w:rsidRDefault="0080133A" w:rsidP="0080133A">
      <w:pPr>
        <w:jc w:val="both"/>
        <w:rPr>
          <w:bCs/>
          <w:lang w:bidi="en-US"/>
        </w:rPr>
      </w:pPr>
    </w:p>
    <w:p w14:paraId="398AAED2" w14:textId="77777777" w:rsidR="00BB1923" w:rsidRDefault="007A17E8" w:rsidP="00FA3E6A">
      <w:pPr>
        <w:pStyle w:val="Heading2"/>
        <w:rPr>
          <w:bCs/>
          <w:lang w:bidi="en-US"/>
        </w:rPr>
      </w:pPr>
      <w:bookmarkStart w:id="452" w:name="_Toc239664368"/>
      <w:r w:rsidRPr="00C05BCC">
        <w:rPr>
          <w:bCs/>
          <w:lang w:bidi="en-US"/>
        </w:rPr>
        <w:lastRenderedPageBreak/>
        <w:t>Actors</w:t>
      </w:r>
      <w:bookmarkEnd w:id="452"/>
    </w:p>
    <w:p w14:paraId="186179D2" w14:textId="77777777" w:rsidR="00BB1923" w:rsidRDefault="00BB1923" w:rsidP="00FA3E6A">
      <w:pPr>
        <w:keepNext/>
      </w:pPr>
    </w:p>
    <w:p w14:paraId="6E8B245C" w14:textId="77777777" w:rsidR="00BB1923" w:rsidRDefault="007A17E8" w:rsidP="00FA3E6A">
      <w:pPr>
        <w:keepNext/>
        <w:jc w:val="both"/>
        <w:rPr>
          <w:lang w:bidi="en-US"/>
        </w:rPr>
      </w:pPr>
      <w:r w:rsidRPr="00C05BCC">
        <w:rPr>
          <w:lang w:bidi="en-US"/>
        </w:rPr>
        <w:t>This section gives an overview of the actors involved in the use cases. Actors</w:t>
      </w:r>
      <w:r w:rsidR="0085472E">
        <w:rPr>
          <w:lang w:bidi="en-US"/>
        </w:rPr>
        <w:t xml:space="preserve"> initiate interaction with the S</w:t>
      </w:r>
      <w:r w:rsidRPr="00C05BCC">
        <w:rPr>
          <w:lang w:bidi="en-US"/>
        </w:rPr>
        <w:t>earch service in order to achieve a goal.</w:t>
      </w:r>
    </w:p>
    <w:p w14:paraId="6AFECAAA" w14:textId="77777777" w:rsidR="0080133A" w:rsidRPr="00C05BCC" w:rsidRDefault="0080133A" w:rsidP="0080133A">
      <w:pPr>
        <w:jc w:val="both"/>
        <w:rPr>
          <w:lang w:bidi="en-US"/>
        </w:rPr>
      </w:pPr>
    </w:p>
    <w:p w14:paraId="4BB1D5AA" w14:textId="77777777" w:rsidR="0080133A" w:rsidRPr="00C05BCC" w:rsidRDefault="006A5904" w:rsidP="0080133A">
      <w:pPr>
        <w:pStyle w:val="Heading3"/>
        <w:rPr>
          <w:bCs/>
          <w:lang w:bidi="en-US"/>
        </w:rPr>
      </w:pPr>
      <w:bookmarkStart w:id="453" w:name="_Toc239664369"/>
      <w:r>
        <w:rPr>
          <w:bCs/>
          <w:lang w:bidi="en-US"/>
        </w:rPr>
        <w:t>Data Consumer (</w:t>
      </w:r>
      <w:r w:rsidR="007A17E8" w:rsidRPr="00C05BCC">
        <w:rPr>
          <w:bCs/>
          <w:lang w:bidi="en-US"/>
        </w:rPr>
        <w:t>Public</w:t>
      </w:r>
      <w:r>
        <w:rPr>
          <w:bCs/>
          <w:lang w:bidi="en-US"/>
        </w:rPr>
        <w:t>)</w:t>
      </w:r>
      <w:bookmarkEnd w:id="453"/>
    </w:p>
    <w:p w14:paraId="005EC8FB" w14:textId="77777777" w:rsidR="0080133A" w:rsidRPr="00C05BCC" w:rsidRDefault="007A17E8" w:rsidP="0080133A">
      <w:pPr>
        <w:jc w:val="both"/>
        <w:rPr>
          <w:lang w:bidi="en-US"/>
        </w:rPr>
      </w:pPr>
      <w:r w:rsidRPr="00C05BCC">
        <w:rPr>
          <w:lang w:bidi="en-US"/>
        </w:rPr>
        <w:t>The public's interest in scientific data may be driven by curiosity, a desire to learn, a need for new desktop background, or other reason. Regardless of the motivation, the p</w:t>
      </w:r>
      <w:r w:rsidR="0085472E">
        <w:rPr>
          <w:lang w:bidi="en-US"/>
        </w:rPr>
        <w:t>ublic as an actor comes to the S</w:t>
      </w:r>
      <w:r w:rsidRPr="00C05BCC">
        <w:rPr>
          <w:lang w:bidi="en-US"/>
        </w:rPr>
        <w:t xml:space="preserve">earch service without a comprehension of </w:t>
      </w:r>
      <w:r w:rsidR="003877D0">
        <w:rPr>
          <w:lang w:bidi="en-US"/>
        </w:rPr>
        <w:t>indexed</w:t>
      </w:r>
      <w:r w:rsidR="003877D0" w:rsidRPr="00C05BCC">
        <w:rPr>
          <w:lang w:bidi="en-US"/>
        </w:rPr>
        <w:t xml:space="preserve"> </w:t>
      </w:r>
      <w:r w:rsidRPr="00C05BCC">
        <w:rPr>
          <w:lang w:bidi="en-US"/>
        </w:rPr>
        <w:t>data, its organization, or its internal structure.</w:t>
      </w:r>
    </w:p>
    <w:p w14:paraId="4F510014" w14:textId="77777777" w:rsidR="0080133A" w:rsidRPr="00C05BCC" w:rsidRDefault="0080133A" w:rsidP="0080133A">
      <w:pPr>
        <w:jc w:val="both"/>
      </w:pPr>
    </w:p>
    <w:p w14:paraId="717CD043" w14:textId="77777777" w:rsidR="0080133A" w:rsidRPr="00C05BCC" w:rsidRDefault="006A5904" w:rsidP="0080133A">
      <w:pPr>
        <w:pStyle w:val="Heading3"/>
        <w:rPr>
          <w:bCs/>
          <w:lang w:bidi="en-US"/>
        </w:rPr>
      </w:pPr>
      <w:bookmarkStart w:id="454" w:name="_Toc239664370"/>
      <w:r>
        <w:rPr>
          <w:bCs/>
          <w:lang w:bidi="en-US"/>
        </w:rPr>
        <w:t>Data Consumer (</w:t>
      </w:r>
      <w:r w:rsidR="007A17E8" w:rsidRPr="00C05BCC">
        <w:rPr>
          <w:bCs/>
          <w:lang w:bidi="en-US"/>
        </w:rPr>
        <w:t>Scientist</w:t>
      </w:r>
      <w:r>
        <w:rPr>
          <w:bCs/>
          <w:lang w:bidi="en-US"/>
        </w:rPr>
        <w:t>)</w:t>
      </w:r>
      <w:bookmarkEnd w:id="454"/>
    </w:p>
    <w:p w14:paraId="5C4E9020" w14:textId="77777777" w:rsidR="0080133A" w:rsidRPr="00C05BCC" w:rsidRDefault="007A17E8" w:rsidP="0080133A">
      <w:pPr>
        <w:jc w:val="both"/>
        <w:rPr>
          <w:lang w:bidi="en-US"/>
        </w:rPr>
      </w:pPr>
      <w:r w:rsidRPr="00C05BCC">
        <w:rPr>
          <w:lang w:bidi="en-US"/>
        </w:rPr>
        <w:t xml:space="preserve">Planetary, astrophysical, atmospheric, and other scientists require data to complete their work. We may subdivide scientists by their experience with the kinds of data </w:t>
      </w:r>
      <w:r w:rsidR="0085472E">
        <w:rPr>
          <w:lang w:bidi="en-US"/>
        </w:rPr>
        <w:t>that may be discovered via the S</w:t>
      </w:r>
      <w:r w:rsidRPr="00C05BCC">
        <w:rPr>
          <w:lang w:bidi="en-US"/>
        </w:rPr>
        <w:t xml:space="preserve">earch service. Novice scientists may not be intimate with the organization or structure of data, while advanced scientists (including those at PDS discipline nodes) could make "power queries"; the </w:t>
      </w:r>
      <w:r w:rsidR="00AA0A6C">
        <w:rPr>
          <w:lang w:bidi="en-US"/>
        </w:rPr>
        <w:t>Search service</w:t>
      </w:r>
      <w:r w:rsidRPr="00C05BCC">
        <w:rPr>
          <w:lang w:bidi="en-US"/>
        </w:rPr>
        <w:t xml:space="preserve"> accommodates both.</w:t>
      </w:r>
    </w:p>
    <w:p w14:paraId="4CFC0A25" w14:textId="77777777" w:rsidR="0085472E" w:rsidRDefault="0085472E" w:rsidP="0080133A">
      <w:pPr>
        <w:jc w:val="both"/>
        <w:rPr>
          <w:lang w:bidi="en-US"/>
        </w:rPr>
      </w:pPr>
    </w:p>
    <w:p w14:paraId="7C1E0434" w14:textId="77777777" w:rsidR="0085472E" w:rsidRDefault="0085472E" w:rsidP="0085472E">
      <w:pPr>
        <w:pStyle w:val="Heading3"/>
        <w:rPr>
          <w:lang w:bidi="en-US"/>
        </w:rPr>
      </w:pPr>
      <w:bookmarkStart w:id="455" w:name="_Toc239664371"/>
      <w:r>
        <w:rPr>
          <w:lang w:bidi="en-US"/>
        </w:rPr>
        <w:t>Data Engineer</w:t>
      </w:r>
      <w:bookmarkEnd w:id="455"/>
    </w:p>
    <w:p w14:paraId="26944C22" w14:textId="77777777" w:rsidR="0085472E" w:rsidRDefault="0085472E" w:rsidP="0080133A">
      <w:pPr>
        <w:jc w:val="both"/>
        <w:rPr>
          <w:lang w:bidi="en-US"/>
        </w:rPr>
      </w:pPr>
      <w:r>
        <w:t>This actor represents a portion of the PDS Technical group that curates the data before and after it enters the PDS system.</w:t>
      </w:r>
    </w:p>
    <w:p w14:paraId="223976F7" w14:textId="77777777" w:rsidR="0080133A" w:rsidRPr="00C05BCC" w:rsidRDefault="0080133A" w:rsidP="0080133A">
      <w:pPr>
        <w:jc w:val="both"/>
        <w:rPr>
          <w:lang w:bidi="en-US"/>
        </w:rPr>
      </w:pPr>
    </w:p>
    <w:p w14:paraId="1195A791" w14:textId="77777777" w:rsidR="0080133A" w:rsidRPr="00C05BCC" w:rsidRDefault="0085472E" w:rsidP="0080133A">
      <w:pPr>
        <w:pStyle w:val="Heading3"/>
        <w:rPr>
          <w:bCs/>
          <w:lang w:bidi="en-US"/>
        </w:rPr>
      </w:pPr>
      <w:bookmarkStart w:id="456" w:name="_Toc239664372"/>
      <w:r>
        <w:rPr>
          <w:bCs/>
          <w:lang w:bidi="en-US"/>
        </w:rPr>
        <w:t>Operator</w:t>
      </w:r>
      <w:bookmarkEnd w:id="456"/>
    </w:p>
    <w:p w14:paraId="354A243E" w14:textId="77777777" w:rsidR="0080133A" w:rsidRPr="00C05BCC" w:rsidRDefault="00EB7493" w:rsidP="0080133A">
      <w:pPr>
        <w:jc w:val="both"/>
        <w:rPr>
          <w:lang w:bidi="en-US"/>
        </w:rPr>
      </w:pPr>
      <w:r>
        <w:t>This actor represents a portion of the PDS Technical group that is responsible for configuring and monitoring the system.</w:t>
      </w:r>
    </w:p>
    <w:p w14:paraId="785D2BB2" w14:textId="77777777" w:rsidR="002666B9" w:rsidRPr="00C05BCC" w:rsidRDefault="002666B9" w:rsidP="002666B9">
      <w:pPr>
        <w:jc w:val="both"/>
        <w:rPr>
          <w:lang w:bidi="en-US"/>
        </w:rPr>
      </w:pPr>
    </w:p>
    <w:p w14:paraId="29624F51" w14:textId="77777777" w:rsidR="002666B9" w:rsidRPr="00C05BCC" w:rsidRDefault="002666B9" w:rsidP="002666B9">
      <w:pPr>
        <w:pStyle w:val="Heading3"/>
        <w:rPr>
          <w:bCs/>
          <w:lang w:bidi="en-US"/>
        </w:rPr>
      </w:pPr>
      <w:bookmarkStart w:id="457" w:name="_Toc239664373"/>
      <w:r>
        <w:rPr>
          <w:bCs/>
          <w:lang w:bidi="en-US"/>
        </w:rPr>
        <w:t>Services, Tools and Applications</w:t>
      </w:r>
      <w:bookmarkEnd w:id="457"/>
    </w:p>
    <w:p w14:paraId="3B898F72" w14:textId="77777777" w:rsidR="002666B9" w:rsidRPr="00C05BCC" w:rsidRDefault="002666B9" w:rsidP="002666B9">
      <w:pPr>
        <w:jc w:val="both"/>
        <w:rPr>
          <w:lang w:bidi="en-US"/>
        </w:rPr>
      </w:pPr>
      <w:r>
        <w:rPr>
          <w:lang w:bidi="en-US"/>
        </w:rPr>
        <w:t>This actor represents software components within the PDS system and external to the system that require an Application Programmer’s Interface (API) to access the Search service.</w:t>
      </w:r>
    </w:p>
    <w:p w14:paraId="2750EB06" w14:textId="77777777" w:rsidR="0080133A" w:rsidRPr="00C05BCC" w:rsidRDefault="0080133A" w:rsidP="0080133A">
      <w:pPr>
        <w:jc w:val="both"/>
        <w:rPr>
          <w:lang w:bidi="en-US"/>
        </w:rPr>
      </w:pPr>
    </w:p>
    <w:p w14:paraId="6654FA27" w14:textId="77777777" w:rsidR="0080133A" w:rsidRPr="00C05BCC" w:rsidRDefault="007A17E8" w:rsidP="0080133A">
      <w:pPr>
        <w:pStyle w:val="Heading2"/>
        <w:rPr>
          <w:bCs/>
          <w:lang w:bidi="en-US"/>
        </w:rPr>
      </w:pPr>
      <w:bookmarkStart w:id="458" w:name="_Toc239664374"/>
      <w:r w:rsidRPr="00C05BCC">
        <w:rPr>
          <w:bCs/>
          <w:lang w:bidi="en-US"/>
        </w:rPr>
        <w:t>Cases</w:t>
      </w:r>
      <w:bookmarkEnd w:id="458"/>
    </w:p>
    <w:p w14:paraId="650D941D" w14:textId="77777777" w:rsidR="0080133A" w:rsidRPr="00C05BCC" w:rsidRDefault="0080133A" w:rsidP="0080133A"/>
    <w:p w14:paraId="54F81698" w14:textId="77777777" w:rsidR="0080133A" w:rsidRPr="00C05BCC" w:rsidRDefault="007A17E8" w:rsidP="0080133A">
      <w:pPr>
        <w:jc w:val="both"/>
        <w:rPr>
          <w:lang w:bidi="en-US"/>
        </w:rPr>
      </w:pPr>
      <w:r w:rsidRPr="00C05BCC">
        <w:rPr>
          <w:lang w:bidi="en-US"/>
        </w:rPr>
        <w:t>The use cases in this section describe a</w:t>
      </w:r>
      <w:r w:rsidR="0085472E">
        <w:rPr>
          <w:lang w:bidi="en-US"/>
        </w:rPr>
        <w:t>n actor's interaction with the S</w:t>
      </w:r>
      <w:r w:rsidRPr="00C05BCC">
        <w:rPr>
          <w:lang w:bidi="en-US"/>
        </w:rPr>
        <w:t>earch service from start to finish in order to accomplish a goal.</w:t>
      </w:r>
    </w:p>
    <w:p w14:paraId="4C879AF0" w14:textId="77777777" w:rsidR="0080133A" w:rsidRPr="00C05BCC" w:rsidRDefault="0080133A" w:rsidP="0080133A">
      <w:pPr>
        <w:jc w:val="both"/>
        <w:rPr>
          <w:lang w:bidi="en-US"/>
        </w:rPr>
      </w:pPr>
    </w:p>
    <w:p w14:paraId="094FBB3D" w14:textId="77777777" w:rsidR="0080133A" w:rsidRPr="00C05BCC" w:rsidRDefault="003877D0" w:rsidP="0080133A">
      <w:pPr>
        <w:pStyle w:val="Heading3"/>
        <w:rPr>
          <w:bCs/>
          <w:lang w:bidi="en-US"/>
        </w:rPr>
      </w:pPr>
      <w:bookmarkStart w:id="459" w:name="_Toc239664375"/>
      <w:r>
        <w:rPr>
          <w:bCs/>
          <w:lang w:bidi="en-US"/>
        </w:rPr>
        <w:lastRenderedPageBreak/>
        <w:t>Index</w:t>
      </w:r>
      <w:r w:rsidR="007A17E8" w:rsidRPr="00C05BCC">
        <w:rPr>
          <w:bCs/>
          <w:lang w:bidi="en-US"/>
        </w:rPr>
        <w:t xml:space="preserve"> </w:t>
      </w:r>
      <w:r w:rsidR="00410AC8">
        <w:rPr>
          <w:bCs/>
          <w:lang w:bidi="en-US"/>
        </w:rPr>
        <w:t>Metad</w:t>
      </w:r>
      <w:r w:rsidR="007A17E8" w:rsidRPr="00C05BCC">
        <w:rPr>
          <w:bCs/>
          <w:lang w:bidi="en-US"/>
        </w:rPr>
        <w:t>ata</w:t>
      </w:r>
      <w:bookmarkEnd w:id="459"/>
    </w:p>
    <w:p w14:paraId="52CEC2AA" w14:textId="77777777" w:rsidR="0080133A" w:rsidRPr="00C05BCC" w:rsidRDefault="007A17E8" w:rsidP="0080133A">
      <w:pPr>
        <w:jc w:val="both"/>
        <w:rPr>
          <w:lang w:bidi="en-US"/>
        </w:rPr>
      </w:pPr>
      <w:r w:rsidRPr="00C05BCC">
        <w:rPr>
          <w:lang w:bidi="en-US"/>
        </w:rPr>
        <w:t xml:space="preserve">In this case, the </w:t>
      </w:r>
      <w:r w:rsidR="00AA0A6C">
        <w:rPr>
          <w:lang w:bidi="en-US"/>
        </w:rPr>
        <w:t>Search service</w:t>
      </w:r>
      <w:r w:rsidRPr="00C05BCC">
        <w:rPr>
          <w:lang w:bidi="en-US"/>
        </w:rPr>
        <w:t xml:space="preserve"> </w:t>
      </w:r>
      <w:r w:rsidR="00410AC8">
        <w:rPr>
          <w:lang w:bidi="en-US"/>
        </w:rPr>
        <w:t xml:space="preserve">is configured to and extracts metadata </w:t>
      </w:r>
      <w:r w:rsidRPr="00C05BCC">
        <w:rPr>
          <w:lang w:bidi="en-US"/>
        </w:rPr>
        <w:t xml:space="preserve">to be </w:t>
      </w:r>
      <w:r w:rsidR="003877D0">
        <w:rPr>
          <w:lang w:bidi="en-US"/>
        </w:rPr>
        <w:t xml:space="preserve">indexed </w:t>
      </w:r>
      <w:r w:rsidR="00410AC8">
        <w:rPr>
          <w:lang w:bidi="en-US"/>
        </w:rPr>
        <w:t>from specified sources</w:t>
      </w:r>
      <w:r w:rsidRPr="00C05BCC">
        <w:rPr>
          <w:lang w:bidi="en-US"/>
        </w:rPr>
        <w:t>, enabling it to be later searched for and discovered.</w:t>
      </w:r>
    </w:p>
    <w:p w14:paraId="610ED3BD" w14:textId="77777777" w:rsidR="0080133A" w:rsidRPr="00C05BCC" w:rsidRDefault="0080133A" w:rsidP="0080133A">
      <w:pPr>
        <w:jc w:val="both"/>
        <w:rPr>
          <w:lang w:bidi="en-US"/>
        </w:rPr>
      </w:pPr>
    </w:p>
    <w:p w14:paraId="10DDEDA7" w14:textId="77777777" w:rsidR="0080133A" w:rsidRPr="00C05BCC" w:rsidRDefault="007A17E8" w:rsidP="0080133A">
      <w:pPr>
        <w:jc w:val="both"/>
        <w:rPr>
          <w:lang w:bidi="en-US"/>
        </w:rPr>
      </w:pPr>
      <w:r w:rsidRPr="00C05BCC">
        <w:rPr>
          <w:lang w:bidi="en-US"/>
        </w:rPr>
        <w:t>The basic course of events is as follows:</w:t>
      </w:r>
    </w:p>
    <w:p w14:paraId="2CF2DA0A" w14:textId="77777777" w:rsidR="0080133A" w:rsidRPr="00C05BCC" w:rsidRDefault="007A17E8" w:rsidP="0080133A">
      <w:pPr>
        <w:numPr>
          <w:ilvl w:val="0"/>
          <w:numId w:val="18"/>
        </w:numPr>
        <w:jc w:val="both"/>
        <w:rPr>
          <w:lang w:bidi="en-US"/>
        </w:rPr>
      </w:pPr>
      <w:r w:rsidRPr="00C05BCC">
        <w:rPr>
          <w:lang w:bidi="en-US"/>
        </w:rPr>
        <w:t xml:space="preserve">The </w:t>
      </w:r>
      <w:r w:rsidR="00121AB1">
        <w:rPr>
          <w:lang w:bidi="en-US"/>
        </w:rPr>
        <w:t>operator or data engineer configures the Search service to generate indexes from specified metadata sources, i.e., Registry service instance(s).</w:t>
      </w:r>
    </w:p>
    <w:p w14:paraId="7BA37836" w14:textId="77777777" w:rsidR="0080133A" w:rsidRPr="00C05BCC" w:rsidRDefault="00121AB1" w:rsidP="0080133A">
      <w:pPr>
        <w:numPr>
          <w:ilvl w:val="0"/>
          <w:numId w:val="18"/>
        </w:numPr>
        <w:jc w:val="both"/>
        <w:rPr>
          <w:lang w:bidi="en-US"/>
        </w:rPr>
      </w:pPr>
      <w:r>
        <w:rPr>
          <w:lang w:bidi="en-US"/>
        </w:rPr>
        <w:t>The Search service periodically retrieves metadata, including identifiers (URIs) of the data, from the configured sources according to the configured schedule.</w:t>
      </w:r>
    </w:p>
    <w:p w14:paraId="4947B3DE" w14:textId="77777777" w:rsidR="0080133A" w:rsidRPr="00C05BCC" w:rsidRDefault="007A17E8" w:rsidP="0080133A">
      <w:pPr>
        <w:numPr>
          <w:ilvl w:val="0"/>
          <w:numId w:val="18"/>
        </w:numPr>
        <w:jc w:val="both"/>
        <w:rPr>
          <w:lang w:bidi="en-US"/>
        </w:rPr>
      </w:pPr>
      <w:r w:rsidRPr="00C05BCC">
        <w:rPr>
          <w:lang w:bidi="en-US"/>
        </w:rPr>
        <w:t xml:space="preserve">The </w:t>
      </w:r>
      <w:r w:rsidR="00AA0A6C">
        <w:rPr>
          <w:lang w:bidi="en-US"/>
        </w:rPr>
        <w:t>Search service</w:t>
      </w:r>
      <w:r w:rsidRPr="00C05BCC">
        <w:rPr>
          <w:lang w:bidi="en-US"/>
        </w:rPr>
        <w:t xml:space="preserve"> analyzes the </w:t>
      </w:r>
      <w:r w:rsidR="00121AB1">
        <w:rPr>
          <w:lang w:bidi="en-US"/>
        </w:rPr>
        <w:t>meta</w:t>
      </w:r>
      <w:r w:rsidRPr="00C05BCC">
        <w:rPr>
          <w:lang w:bidi="en-US"/>
        </w:rPr>
        <w:t>data and updates its indexes based on the analysis.</w:t>
      </w:r>
    </w:p>
    <w:p w14:paraId="5ECC160D" w14:textId="77777777" w:rsidR="0080133A" w:rsidRPr="00C05BCC" w:rsidRDefault="0080133A" w:rsidP="0080133A">
      <w:pPr>
        <w:jc w:val="both"/>
        <w:rPr>
          <w:b/>
          <w:bCs/>
          <w:lang w:bidi="en-US"/>
        </w:rPr>
      </w:pPr>
    </w:p>
    <w:p w14:paraId="5676D8B9" w14:textId="77777777" w:rsidR="0080133A" w:rsidRPr="00C05BCC" w:rsidRDefault="00D43C0A" w:rsidP="0080133A">
      <w:pPr>
        <w:pStyle w:val="Heading4"/>
        <w:rPr>
          <w:bCs/>
          <w:lang w:bidi="en-US"/>
        </w:rPr>
      </w:pPr>
      <w:r w:rsidRPr="00D43C0A">
        <w:rPr>
          <w:bCs/>
          <w:lang w:bidi="en-US"/>
        </w:rPr>
        <w:t>Additional Information</w:t>
      </w:r>
    </w:p>
    <w:p w14:paraId="28650F8B" w14:textId="77777777" w:rsidR="0080133A" w:rsidRPr="00C05BCC" w:rsidRDefault="007A17E8" w:rsidP="0080133A">
      <w:pPr>
        <w:pStyle w:val="Annotation"/>
      </w:pPr>
      <w:r w:rsidRPr="00C05BCC">
        <w:rPr>
          <w:i/>
        </w:rPr>
        <w:t>Version</w:t>
      </w:r>
      <w:r w:rsidRPr="00C05BCC">
        <w:tab/>
        <w:t>0.</w:t>
      </w:r>
    </w:p>
    <w:p w14:paraId="48121546" w14:textId="77777777" w:rsidR="0080133A" w:rsidRPr="00C05BCC" w:rsidRDefault="007A17E8" w:rsidP="0080133A">
      <w:pPr>
        <w:pStyle w:val="Annotation"/>
      </w:pPr>
      <w:r w:rsidRPr="00C05BCC">
        <w:rPr>
          <w:i/>
        </w:rPr>
        <w:t>Goal</w:t>
      </w:r>
      <w:r w:rsidRPr="00C05BCC">
        <w:tab/>
        <w:t xml:space="preserve">Update the indexes maintained by the </w:t>
      </w:r>
      <w:r w:rsidR="00AA0A6C">
        <w:t>Search service</w:t>
      </w:r>
      <w:r w:rsidRPr="00C05BCC">
        <w:t xml:space="preserve"> with </w:t>
      </w:r>
      <w:r w:rsidR="00121AB1">
        <w:t>retrieved metadata</w:t>
      </w:r>
      <w:r w:rsidRPr="00C05BCC">
        <w:t>.</w:t>
      </w:r>
    </w:p>
    <w:p w14:paraId="78C6E6BB" w14:textId="77777777" w:rsidR="0080133A" w:rsidRPr="00C05BCC" w:rsidRDefault="007A17E8" w:rsidP="0080133A">
      <w:pPr>
        <w:pStyle w:val="Annotation"/>
      </w:pPr>
      <w:r w:rsidRPr="00C05BCC">
        <w:rPr>
          <w:i/>
        </w:rPr>
        <w:t>Summary</w:t>
      </w:r>
      <w:r w:rsidRPr="00C05BCC">
        <w:tab/>
      </w:r>
      <w:r w:rsidR="00410AC8">
        <w:t xml:space="preserve">The </w:t>
      </w:r>
      <w:r w:rsidR="00AA0A6C">
        <w:t>Search service</w:t>
      </w:r>
      <w:r w:rsidRPr="00C05BCC">
        <w:t xml:space="preserve"> </w:t>
      </w:r>
      <w:r w:rsidR="00410AC8">
        <w:t>retrieves metadata and</w:t>
      </w:r>
      <w:r w:rsidR="00410AC8" w:rsidRPr="00C05BCC">
        <w:t xml:space="preserve"> </w:t>
      </w:r>
      <w:r w:rsidRPr="00C05BCC">
        <w:t>indexes it.</w:t>
      </w:r>
    </w:p>
    <w:p w14:paraId="018E9F01" w14:textId="77777777" w:rsidR="0080133A" w:rsidRPr="00C05BCC" w:rsidRDefault="007A17E8" w:rsidP="0080133A">
      <w:pPr>
        <w:pStyle w:val="Annotation"/>
      </w:pPr>
      <w:r w:rsidRPr="00C05BCC">
        <w:rPr>
          <w:i/>
        </w:rPr>
        <w:t>Actors</w:t>
      </w:r>
      <w:r w:rsidRPr="00C05BCC">
        <w:tab/>
      </w:r>
      <w:r w:rsidR="00611B69">
        <w:t>Operator, Data Engineer</w:t>
      </w:r>
      <w:r w:rsidRPr="00C05BCC">
        <w:t>.</w:t>
      </w:r>
    </w:p>
    <w:p w14:paraId="5776A1A2" w14:textId="77777777" w:rsidR="0080133A" w:rsidRPr="00C05BCC" w:rsidRDefault="007A17E8" w:rsidP="0080133A">
      <w:pPr>
        <w:pStyle w:val="Annotation"/>
      </w:pPr>
      <w:r w:rsidRPr="00C05BCC">
        <w:rPr>
          <w:i/>
        </w:rPr>
        <w:t>Stakeholders</w:t>
      </w:r>
      <w:r w:rsidRPr="00C05BCC">
        <w:tab/>
        <w:t>All.</w:t>
      </w:r>
    </w:p>
    <w:p w14:paraId="7D23AD80" w14:textId="77777777" w:rsidR="0080133A" w:rsidRPr="00C05BCC" w:rsidRDefault="007A17E8" w:rsidP="0080133A">
      <w:pPr>
        <w:pStyle w:val="Annotation"/>
      </w:pPr>
      <w:r w:rsidRPr="00C05BCC">
        <w:rPr>
          <w:i/>
        </w:rPr>
        <w:t>Notes</w:t>
      </w:r>
      <w:r w:rsidRPr="00C05BCC">
        <w:tab/>
        <w:t>This use case must occur before any searches can return results.</w:t>
      </w:r>
    </w:p>
    <w:p w14:paraId="5CC3F126" w14:textId="77777777" w:rsidR="0080133A" w:rsidRPr="00C05BCC" w:rsidRDefault="0080133A" w:rsidP="0080133A">
      <w:pPr>
        <w:jc w:val="both"/>
        <w:rPr>
          <w:lang w:bidi="en-US"/>
        </w:rPr>
      </w:pPr>
    </w:p>
    <w:p w14:paraId="64071D23" w14:textId="77777777" w:rsidR="00BB1923" w:rsidRDefault="007A17E8" w:rsidP="00FA3E6A">
      <w:pPr>
        <w:pStyle w:val="Heading3"/>
        <w:rPr>
          <w:lang w:bidi="en-US"/>
        </w:rPr>
      </w:pPr>
      <w:bookmarkStart w:id="460" w:name="_Toc239664376"/>
      <w:r w:rsidRPr="00C05BCC">
        <w:rPr>
          <w:lang w:bidi="en-US"/>
        </w:rPr>
        <w:t>Search Simply</w:t>
      </w:r>
      <w:bookmarkEnd w:id="460"/>
    </w:p>
    <w:p w14:paraId="7FF5BBDA" w14:textId="77777777" w:rsidR="0080133A" w:rsidRPr="00C05BCC" w:rsidRDefault="007A17E8" w:rsidP="0080133A">
      <w:pPr>
        <w:jc w:val="both"/>
        <w:rPr>
          <w:lang w:bidi="en-US"/>
        </w:rPr>
      </w:pPr>
      <w:r w:rsidRPr="00C05BCC">
        <w:rPr>
          <w:lang w:bidi="en-US"/>
        </w:rPr>
        <w:t xml:space="preserve">In this case, a user (any kind) visits the </w:t>
      </w:r>
      <w:r w:rsidR="00AA0A6C">
        <w:rPr>
          <w:lang w:bidi="en-US"/>
        </w:rPr>
        <w:t>Search service</w:t>
      </w:r>
      <w:r w:rsidRPr="00C05BCC">
        <w:rPr>
          <w:lang w:bidi="en-US"/>
        </w:rPr>
        <w:t xml:space="preserve">'s human-consumable web interface and enters an open search (as described in </w:t>
      </w:r>
      <w:r w:rsidR="007962F2" w:rsidRPr="00C05BCC">
        <w:rPr>
          <w:lang w:bidi="en-US"/>
        </w:rPr>
        <w:fldChar w:fldCharType="begin"/>
      </w:r>
      <w:r w:rsidRPr="00C05BCC">
        <w:rPr>
          <w:lang w:bidi="en-US"/>
        </w:rPr>
        <w:instrText xml:space="preserve"> REF _Ref130459907 \r \h </w:instrText>
      </w:r>
      <w:r w:rsidR="007962F2" w:rsidRPr="00C05BCC">
        <w:rPr>
          <w:lang w:bidi="en-US"/>
        </w:rPr>
      </w:r>
      <w:r w:rsidR="007962F2" w:rsidRPr="00C05BCC">
        <w:rPr>
          <w:lang w:bidi="en-US"/>
        </w:rPr>
        <w:fldChar w:fldCharType="separate"/>
      </w:r>
      <w:r w:rsidR="00E721EE">
        <w:rPr>
          <w:lang w:bidi="en-US"/>
        </w:rPr>
        <w:t>2.1.1</w:t>
      </w:r>
      <w:r w:rsidR="007962F2" w:rsidRPr="00C05BCC">
        <w:rPr>
          <w:lang w:bidi="en-US"/>
        </w:rPr>
        <w:fldChar w:fldCharType="end"/>
      </w:r>
      <w:r w:rsidRPr="00C05BCC">
        <w:rPr>
          <w:lang w:bidi="en-US"/>
        </w:rPr>
        <w:t>). Matching results are displayed 20 at a time in relevance order with result segmentation navigation controls, i.e., "pagination" controls.</w:t>
      </w:r>
    </w:p>
    <w:p w14:paraId="113488DE" w14:textId="77777777" w:rsidR="0080133A" w:rsidRPr="00C05BCC" w:rsidRDefault="0080133A" w:rsidP="0080133A">
      <w:pPr>
        <w:jc w:val="both"/>
        <w:rPr>
          <w:lang w:bidi="en-US"/>
        </w:rPr>
      </w:pPr>
    </w:p>
    <w:p w14:paraId="27736B11" w14:textId="77777777" w:rsidR="0080133A" w:rsidRPr="00C05BCC" w:rsidRDefault="007A17E8" w:rsidP="0080133A">
      <w:pPr>
        <w:jc w:val="both"/>
        <w:rPr>
          <w:lang w:bidi="en-US"/>
        </w:rPr>
      </w:pPr>
      <w:r w:rsidRPr="00C05BCC">
        <w:rPr>
          <w:lang w:bidi="en-US"/>
        </w:rPr>
        <w:t>The basic course of events is as follows:</w:t>
      </w:r>
    </w:p>
    <w:p w14:paraId="11DF2A6B" w14:textId="77777777" w:rsidR="0080133A" w:rsidRPr="00C05BCC" w:rsidRDefault="007A17E8" w:rsidP="0080133A">
      <w:pPr>
        <w:numPr>
          <w:ilvl w:val="0"/>
          <w:numId w:val="19"/>
        </w:numPr>
        <w:jc w:val="both"/>
        <w:rPr>
          <w:lang w:bidi="en-US"/>
        </w:rPr>
      </w:pPr>
      <w:r w:rsidRPr="00C05BCC">
        <w:rPr>
          <w:lang w:bidi="en-US"/>
        </w:rPr>
        <w:t xml:space="preserve">User visits </w:t>
      </w:r>
      <w:r w:rsidR="00AA0A6C">
        <w:rPr>
          <w:lang w:bidi="en-US"/>
        </w:rPr>
        <w:t>Search service</w:t>
      </w:r>
      <w:r w:rsidRPr="00C05BCC">
        <w:rPr>
          <w:lang w:bidi="en-US"/>
        </w:rPr>
        <w:t>'s human-consumable web page.</w:t>
      </w:r>
    </w:p>
    <w:p w14:paraId="396B0A09" w14:textId="77777777" w:rsidR="0080133A" w:rsidRPr="00C05BCC" w:rsidRDefault="007A17E8" w:rsidP="0080133A">
      <w:pPr>
        <w:numPr>
          <w:ilvl w:val="0"/>
          <w:numId w:val="19"/>
        </w:numPr>
        <w:jc w:val="both"/>
        <w:rPr>
          <w:lang w:bidi="en-US"/>
        </w:rPr>
      </w:pPr>
      <w:r w:rsidRPr="00C05BCC">
        <w:rPr>
          <w:lang w:bidi="en-US"/>
        </w:rPr>
        <w:t>User types terms into prominent open text search box.</w:t>
      </w:r>
    </w:p>
    <w:p w14:paraId="5A6CD9D4" w14:textId="77777777" w:rsidR="0080133A" w:rsidRPr="00C05BCC" w:rsidRDefault="007A17E8" w:rsidP="0080133A">
      <w:pPr>
        <w:numPr>
          <w:ilvl w:val="0"/>
          <w:numId w:val="19"/>
        </w:numPr>
        <w:jc w:val="both"/>
        <w:rPr>
          <w:lang w:bidi="en-US"/>
        </w:rPr>
      </w:pPr>
      <w:r w:rsidRPr="00C05BCC">
        <w:rPr>
          <w:lang w:bidi="en-US"/>
        </w:rPr>
        <w:t>User presses Search button.</w:t>
      </w:r>
    </w:p>
    <w:p w14:paraId="1CED7CB3" w14:textId="77777777" w:rsidR="0080133A" w:rsidRPr="00C05BCC" w:rsidRDefault="007A17E8" w:rsidP="0080133A">
      <w:pPr>
        <w:numPr>
          <w:ilvl w:val="0"/>
          <w:numId w:val="19"/>
        </w:numPr>
        <w:jc w:val="both"/>
        <w:rPr>
          <w:lang w:bidi="en-US"/>
        </w:rPr>
      </w:pPr>
      <w:r w:rsidRPr="00C05BCC">
        <w:rPr>
          <w:lang w:bidi="en-US"/>
        </w:rPr>
        <w:t>User views results.</w:t>
      </w:r>
    </w:p>
    <w:p w14:paraId="5DD59AF8" w14:textId="77777777" w:rsidR="0080133A" w:rsidRPr="00C05BCC" w:rsidRDefault="0080133A" w:rsidP="0080133A">
      <w:pPr>
        <w:jc w:val="both"/>
        <w:rPr>
          <w:lang w:bidi="en-US"/>
        </w:rPr>
      </w:pPr>
    </w:p>
    <w:p w14:paraId="66A701EB" w14:textId="77777777" w:rsidR="0080133A" w:rsidRPr="00C05BCC" w:rsidRDefault="007A17E8" w:rsidP="0080133A">
      <w:pPr>
        <w:jc w:val="both"/>
        <w:rPr>
          <w:lang w:bidi="en-US"/>
        </w:rPr>
      </w:pPr>
      <w:r w:rsidRPr="00C05BCC">
        <w:rPr>
          <w:lang w:bidi="en-US"/>
        </w:rPr>
        <w:t>Optionally, if presented with more than 20 results, the user may press the "Next Page" link to see the next segment of matching results.</w:t>
      </w:r>
    </w:p>
    <w:p w14:paraId="30018ECE" w14:textId="77777777" w:rsidR="0080133A" w:rsidRPr="00C05BCC" w:rsidRDefault="0080133A" w:rsidP="0080133A">
      <w:pPr>
        <w:jc w:val="both"/>
        <w:rPr>
          <w:b/>
          <w:bCs/>
          <w:lang w:bidi="en-US"/>
        </w:rPr>
      </w:pPr>
    </w:p>
    <w:p w14:paraId="46D04708" w14:textId="77777777" w:rsidR="0080133A" w:rsidRPr="00C05BCC" w:rsidRDefault="00D43C0A" w:rsidP="0080133A">
      <w:pPr>
        <w:pStyle w:val="Heading4"/>
        <w:rPr>
          <w:bCs/>
          <w:lang w:bidi="en-US"/>
        </w:rPr>
      </w:pPr>
      <w:r w:rsidRPr="00D43C0A">
        <w:rPr>
          <w:bCs/>
          <w:lang w:bidi="en-US"/>
        </w:rPr>
        <w:t>Additional Information</w:t>
      </w:r>
    </w:p>
    <w:p w14:paraId="3F41E1B6" w14:textId="77777777" w:rsidR="0080133A" w:rsidRPr="00C05BCC" w:rsidRDefault="007A17E8" w:rsidP="0080133A">
      <w:pPr>
        <w:pStyle w:val="Annotation"/>
      </w:pPr>
      <w:r w:rsidRPr="00C05BCC">
        <w:rPr>
          <w:i/>
        </w:rPr>
        <w:t>Version</w:t>
      </w:r>
      <w:r w:rsidRPr="00C05BCC">
        <w:tab/>
        <w:t>0.</w:t>
      </w:r>
    </w:p>
    <w:p w14:paraId="5D7CDADB" w14:textId="77777777" w:rsidR="0080133A" w:rsidRPr="00C05BCC" w:rsidRDefault="007A17E8" w:rsidP="0080133A">
      <w:pPr>
        <w:pStyle w:val="Annotation"/>
      </w:pPr>
      <w:r w:rsidRPr="00C05BCC">
        <w:rPr>
          <w:i/>
        </w:rPr>
        <w:t>Goal</w:t>
      </w:r>
      <w:r w:rsidRPr="00C05BCC">
        <w:tab/>
        <w:t>Support a simple search.</w:t>
      </w:r>
    </w:p>
    <w:p w14:paraId="19E4F84D" w14:textId="77777777" w:rsidR="0080133A" w:rsidRPr="00C05BCC" w:rsidRDefault="007A17E8" w:rsidP="0080133A">
      <w:pPr>
        <w:pStyle w:val="Annotation"/>
      </w:pPr>
      <w:r w:rsidRPr="00C05BCC">
        <w:rPr>
          <w:i/>
        </w:rPr>
        <w:t>Summary</w:t>
      </w:r>
      <w:r w:rsidRPr="00C05BCC">
        <w:tab/>
        <w:t>The user executes a search using free text keywords.</w:t>
      </w:r>
    </w:p>
    <w:p w14:paraId="0016554E" w14:textId="77777777" w:rsidR="0080133A" w:rsidRPr="00C05BCC" w:rsidRDefault="007A17E8" w:rsidP="0080133A">
      <w:pPr>
        <w:pStyle w:val="Annotation"/>
      </w:pPr>
      <w:r w:rsidRPr="00C05BCC">
        <w:rPr>
          <w:i/>
        </w:rPr>
        <w:t>Actors</w:t>
      </w:r>
      <w:r w:rsidRPr="00C05BCC">
        <w:tab/>
        <w:t>Any.</w:t>
      </w:r>
    </w:p>
    <w:p w14:paraId="73D32EB4" w14:textId="77777777" w:rsidR="0080133A" w:rsidRPr="00C05BCC" w:rsidRDefault="007A17E8" w:rsidP="0080133A">
      <w:pPr>
        <w:pStyle w:val="Annotation"/>
      </w:pPr>
      <w:r w:rsidRPr="00C05BCC">
        <w:rPr>
          <w:i/>
        </w:rPr>
        <w:t>Stakeholders</w:t>
      </w:r>
      <w:r w:rsidRPr="00C05BCC">
        <w:tab/>
        <w:t>Any.</w:t>
      </w:r>
    </w:p>
    <w:p w14:paraId="07B3B764" w14:textId="77777777" w:rsidR="0080133A" w:rsidRPr="00C05BCC" w:rsidRDefault="007A17E8" w:rsidP="0080133A">
      <w:pPr>
        <w:pStyle w:val="Annotation"/>
      </w:pPr>
      <w:r w:rsidRPr="00C05BCC">
        <w:rPr>
          <w:i/>
        </w:rPr>
        <w:t>Notes</w:t>
      </w:r>
      <w:r w:rsidRPr="00C05BCC">
        <w:tab/>
        <w:t>None.</w:t>
      </w:r>
    </w:p>
    <w:p w14:paraId="148F2C28" w14:textId="77777777" w:rsidR="0080133A" w:rsidRPr="00C05BCC" w:rsidRDefault="0080133A" w:rsidP="0080133A">
      <w:pPr>
        <w:jc w:val="both"/>
        <w:rPr>
          <w:lang w:bidi="en-US"/>
        </w:rPr>
      </w:pPr>
    </w:p>
    <w:p w14:paraId="539DB02E" w14:textId="77777777" w:rsidR="0080133A" w:rsidRPr="00C05BCC" w:rsidRDefault="007A17E8" w:rsidP="0080133A">
      <w:pPr>
        <w:pStyle w:val="Heading3"/>
        <w:rPr>
          <w:bCs/>
          <w:lang w:bidi="en-US"/>
        </w:rPr>
      </w:pPr>
      <w:bookmarkStart w:id="461" w:name="_Toc239664377"/>
      <w:r w:rsidRPr="00C05BCC">
        <w:rPr>
          <w:bCs/>
          <w:lang w:bidi="en-US"/>
        </w:rPr>
        <w:t>Search with Complex Constraints</w:t>
      </w:r>
      <w:bookmarkEnd w:id="461"/>
    </w:p>
    <w:p w14:paraId="637CB0A5" w14:textId="77777777" w:rsidR="0080133A" w:rsidRPr="00C05BCC" w:rsidRDefault="007A17E8" w:rsidP="0080133A">
      <w:pPr>
        <w:jc w:val="both"/>
        <w:rPr>
          <w:lang w:bidi="en-US"/>
        </w:rPr>
      </w:pPr>
      <w:r w:rsidRPr="00C05BCC">
        <w:rPr>
          <w:lang w:bidi="en-US"/>
        </w:rPr>
        <w:t xml:space="preserve">In this case, a Scientist visits the </w:t>
      </w:r>
      <w:r w:rsidR="00AA0A6C">
        <w:rPr>
          <w:lang w:bidi="en-US"/>
        </w:rPr>
        <w:t>Search service</w:t>
      </w:r>
      <w:r w:rsidRPr="00C05BCC">
        <w:rPr>
          <w:lang w:bidi="en-US"/>
        </w:rPr>
        <w:t>'s human-consumable web inte</w:t>
      </w:r>
      <w:r w:rsidR="00611B69">
        <w:rPr>
          <w:lang w:bidi="en-US"/>
        </w:rPr>
        <w:t>rface and selects the Advanced S</w:t>
      </w:r>
      <w:r w:rsidRPr="00C05BCC">
        <w:rPr>
          <w:lang w:bidi="en-US"/>
        </w:rPr>
        <w:t>earch feature. After s/he fills out the selected values for various constraints and results ordering and segmentation, s/he presses the Search button. Matching results are displayed a page at a time in the selected order with result segmentation navigation controls, i.e., "pagination" controls.</w:t>
      </w:r>
    </w:p>
    <w:p w14:paraId="4191A546" w14:textId="77777777" w:rsidR="0080133A" w:rsidRPr="00C05BCC" w:rsidRDefault="0080133A" w:rsidP="0080133A">
      <w:pPr>
        <w:jc w:val="both"/>
        <w:rPr>
          <w:lang w:bidi="en-US"/>
        </w:rPr>
      </w:pPr>
    </w:p>
    <w:p w14:paraId="0B7E4786" w14:textId="77777777" w:rsidR="0080133A" w:rsidRPr="00C05BCC" w:rsidRDefault="007A17E8" w:rsidP="0080133A">
      <w:pPr>
        <w:jc w:val="both"/>
        <w:rPr>
          <w:lang w:bidi="en-US"/>
        </w:rPr>
      </w:pPr>
      <w:r w:rsidRPr="00C05BCC">
        <w:rPr>
          <w:lang w:bidi="en-US"/>
        </w:rPr>
        <w:t>The basic course of events is as follows:</w:t>
      </w:r>
    </w:p>
    <w:p w14:paraId="068A9209" w14:textId="77777777" w:rsidR="0080133A" w:rsidRPr="00C05BCC" w:rsidRDefault="007A17E8" w:rsidP="0080133A">
      <w:pPr>
        <w:numPr>
          <w:ilvl w:val="0"/>
          <w:numId w:val="21"/>
        </w:numPr>
        <w:jc w:val="both"/>
        <w:rPr>
          <w:lang w:bidi="en-US"/>
        </w:rPr>
      </w:pPr>
      <w:r w:rsidRPr="00C05BCC">
        <w:rPr>
          <w:lang w:bidi="en-US"/>
        </w:rPr>
        <w:t xml:space="preserve">Scientist visits </w:t>
      </w:r>
      <w:r w:rsidR="00AA0A6C">
        <w:rPr>
          <w:lang w:bidi="en-US"/>
        </w:rPr>
        <w:t>Search service</w:t>
      </w:r>
      <w:r w:rsidRPr="00C05BCC">
        <w:rPr>
          <w:lang w:bidi="en-US"/>
        </w:rPr>
        <w:t>'s human-consumable web page.</w:t>
      </w:r>
    </w:p>
    <w:p w14:paraId="0D111925" w14:textId="77777777" w:rsidR="0080133A" w:rsidRPr="00C05BCC" w:rsidRDefault="007A17E8" w:rsidP="0080133A">
      <w:pPr>
        <w:numPr>
          <w:ilvl w:val="0"/>
          <w:numId w:val="21"/>
        </w:numPr>
        <w:jc w:val="both"/>
        <w:rPr>
          <w:lang w:bidi="en-US"/>
        </w:rPr>
      </w:pPr>
      <w:r w:rsidRPr="00C05BCC">
        <w:rPr>
          <w:lang w:bidi="en-US"/>
        </w:rPr>
        <w:t>Scientist clicks the Advanced Search link.</w:t>
      </w:r>
    </w:p>
    <w:p w14:paraId="63FE6AEB" w14:textId="77777777" w:rsidR="0080133A" w:rsidRPr="00C05BCC" w:rsidRDefault="007A17E8" w:rsidP="0080133A">
      <w:pPr>
        <w:numPr>
          <w:ilvl w:val="0"/>
          <w:numId w:val="21"/>
        </w:numPr>
        <w:jc w:val="both"/>
        <w:rPr>
          <w:lang w:bidi="en-US"/>
        </w:rPr>
      </w:pPr>
      <w:r w:rsidRPr="00C05BCC">
        <w:rPr>
          <w:lang w:bidi="en-US"/>
        </w:rPr>
        <w:t>Scientist specifies search criteria by entering constraints on available indexes.</w:t>
      </w:r>
    </w:p>
    <w:p w14:paraId="3258A857" w14:textId="77777777" w:rsidR="0080133A" w:rsidRPr="00C05BCC" w:rsidRDefault="007A17E8" w:rsidP="0080133A">
      <w:pPr>
        <w:numPr>
          <w:ilvl w:val="0"/>
          <w:numId w:val="21"/>
        </w:numPr>
        <w:jc w:val="both"/>
        <w:rPr>
          <w:lang w:bidi="en-US"/>
        </w:rPr>
      </w:pPr>
      <w:r w:rsidRPr="00C05BCC">
        <w:rPr>
          <w:lang w:bidi="en-US"/>
        </w:rPr>
        <w:t>Scientist specifies results presentation by selected results sort ordering and number of results per page.</w:t>
      </w:r>
    </w:p>
    <w:p w14:paraId="0E3EEBD3" w14:textId="77777777" w:rsidR="0080133A" w:rsidRPr="00C05BCC" w:rsidRDefault="007A17E8" w:rsidP="0080133A">
      <w:pPr>
        <w:numPr>
          <w:ilvl w:val="0"/>
          <w:numId w:val="21"/>
        </w:numPr>
        <w:jc w:val="both"/>
        <w:rPr>
          <w:lang w:bidi="en-US"/>
        </w:rPr>
      </w:pPr>
      <w:r w:rsidRPr="00C05BCC">
        <w:rPr>
          <w:lang w:bidi="en-US"/>
        </w:rPr>
        <w:t>User views results.</w:t>
      </w:r>
    </w:p>
    <w:p w14:paraId="1EE9A571" w14:textId="77777777" w:rsidR="0080133A" w:rsidRPr="00C05BCC" w:rsidRDefault="0080133A" w:rsidP="0080133A">
      <w:pPr>
        <w:jc w:val="both"/>
        <w:rPr>
          <w:lang w:bidi="en-US"/>
        </w:rPr>
      </w:pPr>
    </w:p>
    <w:p w14:paraId="047CA4D7" w14:textId="77777777" w:rsidR="0080133A" w:rsidRPr="00C05BCC" w:rsidRDefault="00D43C0A" w:rsidP="0080133A">
      <w:pPr>
        <w:pStyle w:val="Heading4"/>
        <w:rPr>
          <w:bCs/>
          <w:lang w:bidi="en-US"/>
        </w:rPr>
      </w:pPr>
      <w:r w:rsidRPr="00D43C0A">
        <w:rPr>
          <w:bCs/>
          <w:lang w:bidi="en-US"/>
        </w:rPr>
        <w:t>Additional Information</w:t>
      </w:r>
    </w:p>
    <w:p w14:paraId="3CCC75D7" w14:textId="77777777" w:rsidR="0080133A" w:rsidRPr="00C05BCC" w:rsidRDefault="007A17E8" w:rsidP="0080133A">
      <w:pPr>
        <w:pStyle w:val="Annotation"/>
      </w:pPr>
      <w:r w:rsidRPr="00C05BCC">
        <w:rPr>
          <w:i/>
        </w:rPr>
        <w:t>Version</w:t>
      </w:r>
      <w:r w:rsidRPr="00C05BCC">
        <w:tab/>
        <w:t>0</w:t>
      </w:r>
    </w:p>
    <w:p w14:paraId="0AD1999E" w14:textId="77777777" w:rsidR="0080133A" w:rsidRPr="00C05BCC" w:rsidRDefault="007A17E8" w:rsidP="0080133A">
      <w:pPr>
        <w:pStyle w:val="Annotation"/>
      </w:pPr>
      <w:r w:rsidRPr="00C05BCC">
        <w:rPr>
          <w:i/>
        </w:rPr>
        <w:t>Goal</w:t>
      </w:r>
      <w:r w:rsidRPr="00C05BCC">
        <w:tab/>
        <w:t>Support a complex constrained search with a potentially complex set of specifications.</w:t>
      </w:r>
    </w:p>
    <w:p w14:paraId="25FEF414" w14:textId="77777777" w:rsidR="0080133A" w:rsidRPr="00C05BCC" w:rsidRDefault="007A17E8" w:rsidP="0080133A">
      <w:pPr>
        <w:pStyle w:val="Annotation"/>
      </w:pPr>
      <w:r w:rsidRPr="00C05BCC">
        <w:rPr>
          <w:i/>
        </w:rPr>
        <w:t>Summary</w:t>
      </w:r>
      <w:r w:rsidRPr="00C05BCC">
        <w:tab/>
        <w:t>The user executes a search using free text keywords.</w:t>
      </w:r>
    </w:p>
    <w:p w14:paraId="40E66727" w14:textId="77777777" w:rsidR="0080133A" w:rsidRPr="00C05BCC" w:rsidRDefault="007A17E8" w:rsidP="0080133A">
      <w:pPr>
        <w:pStyle w:val="Annotation"/>
      </w:pPr>
      <w:r w:rsidRPr="00C05BCC">
        <w:rPr>
          <w:i/>
        </w:rPr>
        <w:t>Actors</w:t>
      </w:r>
      <w:r w:rsidRPr="00C05BCC">
        <w:tab/>
        <w:t>Any.</w:t>
      </w:r>
    </w:p>
    <w:p w14:paraId="62100C5F" w14:textId="77777777" w:rsidR="0080133A" w:rsidRPr="00C05BCC" w:rsidRDefault="007A17E8" w:rsidP="0080133A">
      <w:pPr>
        <w:pStyle w:val="Annotation"/>
      </w:pPr>
      <w:r w:rsidRPr="00C05BCC">
        <w:rPr>
          <w:i/>
        </w:rPr>
        <w:t>Stakeholders</w:t>
      </w:r>
      <w:r w:rsidRPr="00C05BCC">
        <w:tab/>
        <w:t>Any.</w:t>
      </w:r>
    </w:p>
    <w:p w14:paraId="1CB7841C" w14:textId="77777777" w:rsidR="0080133A" w:rsidRPr="00C05BCC" w:rsidRDefault="007A17E8" w:rsidP="0080133A">
      <w:pPr>
        <w:pStyle w:val="Annotation"/>
      </w:pPr>
      <w:r w:rsidRPr="00C05BCC">
        <w:rPr>
          <w:i/>
        </w:rPr>
        <w:lastRenderedPageBreak/>
        <w:t>Notes</w:t>
      </w:r>
      <w:r w:rsidRPr="00C05BCC">
        <w:tab/>
        <w:t>None.</w:t>
      </w:r>
    </w:p>
    <w:p w14:paraId="4753F9B8" w14:textId="77777777" w:rsidR="0080133A" w:rsidRPr="00C05BCC" w:rsidRDefault="0080133A" w:rsidP="0080133A">
      <w:pPr>
        <w:jc w:val="both"/>
        <w:rPr>
          <w:lang w:bidi="en-US"/>
        </w:rPr>
      </w:pPr>
    </w:p>
    <w:p w14:paraId="7B9FCF9F" w14:textId="77777777" w:rsidR="0080133A" w:rsidRPr="00C05BCC" w:rsidRDefault="007A17E8" w:rsidP="0080133A">
      <w:pPr>
        <w:pStyle w:val="Heading3"/>
        <w:rPr>
          <w:bCs/>
          <w:lang w:bidi="en-US"/>
        </w:rPr>
      </w:pPr>
      <w:bookmarkStart w:id="462" w:name="_Toc239664378"/>
      <w:r w:rsidRPr="00C05BCC">
        <w:rPr>
          <w:bCs/>
          <w:lang w:bidi="en-US"/>
        </w:rPr>
        <w:t xml:space="preserve">Search Using an </w:t>
      </w:r>
      <w:r w:rsidR="002666B9">
        <w:rPr>
          <w:bCs/>
          <w:lang w:bidi="en-US"/>
        </w:rPr>
        <w:t>API</w:t>
      </w:r>
      <w:bookmarkEnd w:id="462"/>
    </w:p>
    <w:p w14:paraId="3CED076A" w14:textId="77777777" w:rsidR="0080133A" w:rsidRPr="00C05BCC" w:rsidRDefault="007A17E8" w:rsidP="0080133A">
      <w:pPr>
        <w:jc w:val="both"/>
        <w:rPr>
          <w:lang w:bidi="en-US"/>
        </w:rPr>
      </w:pPr>
      <w:r w:rsidRPr="00C05BCC">
        <w:rPr>
          <w:lang w:bidi="en-US"/>
        </w:rPr>
        <w:t xml:space="preserve">In this case, an </w:t>
      </w:r>
      <w:r w:rsidR="002666B9">
        <w:rPr>
          <w:lang w:bidi="en-US"/>
        </w:rPr>
        <w:t xml:space="preserve">internal or </w:t>
      </w:r>
      <w:r w:rsidRPr="00C05BCC">
        <w:rPr>
          <w:lang w:bidi="en-US"/>
        </w:rPr>
        <w:t xml:space="preserve">external application makes use of the web-based programmatic interface of the </w:t>
      </w:r>
      <w:r w:rsidR="00AA0A6C">
        <w:rPr>
          <w:lang w:bidi="en-US"/>
        </w:rPr>
        <w:t>Search service</w:t>
      </w:r>
      <w:r w:rsidR="002666B9">
        <w:rPr>
          <w:lang w:bidi="en-US"/>
        </w:rPr>
        <w:t xml:space="preserve">. At a minimum, the API supports a PDS-specific query language and shall support other query languages such as the Planetary Data Access Protocol (PDAP) as appropriate. </w:t>
      </w:r>
    </w:p>
    <w:p w14:paraId="6C4242B3" w14:textId="77777777" w:rsidR="0080133A" w:rsidRPr="00C05BCC" w:rsidRDefault="0080133A" w:rsidP="0080133A">
      <w:pPr>
        <w:jc w:val="both"/>
        <w:rPr>
          <w:lang w:bidi="en-US"/>
        </w:rPr>
      </w:pPr>
    </w:p>
    <w:p w14:paraId="4505BB06" w14:textId="77777777" w:rsidR="0080133A" w:rsidRPr="00C05BCC" w:rsidRDefault="007A17E8" w:rsidP="0080133A">
      <w:pPr>
        <w:jc w:val="both"/>
        <w:rPr>
          <w:lang w:bidi="en-US"/>
        </w:rPr>
      </w:pPr>
      <w:r w:rsidRPr="00C05BCC">
        <w:rPr>
          <w:lang w:bidi="en-US"/>
        </w:rPr>
        <w:t>The basic course of events is as follows:</w:t>
      </w:r>
    </w:p>
    <w:p w14:paraId="07E4A189" w14:textId="77777777" w:rsidR="0080133A" w:rsidRPr="00C05BCC" w:rsidRDefault="007A17E8" w:rsidP="0080133A">
      <w:pPr>
        <w:numPr>
          <w:ilvl w:val="0"/>
          <w:numId w:val="23"/>
        </w:numPr>
        <w:jc w:val="both"/>
        <w:rPr>
          <w:lang w:bidi="en-US"/>
        </w:rPr>
      </w:pPr>
      <w:r w:rsidRPr="00C05BCC">
        <w:rPr>
          <w:lang w:bidi="en-US"/>
        </w:rPr>
        <w:t>The external application formulates a query.</w:t>
      </w:r>
    </w:p>
    <w:p w14:paraId="6915BBC4" w14:textId="77777777" w:rsidR="0080133A" w:rsidRPr="00C05BCC" w:rsidRDefault="007A17E8" w:rsidP="0080133A">
      <w:pPr>
        <w:numPr>
          <w:ilvl w:val="0"/>
          <w:numId w:val="23"/>
        </w:numPr>
        <w:jc w:val="both"/>
        <w:rPr>
          <w:lang w:bidi="en-US"/>
        </w:rPr>
      </w:pPr>
      <w:r w:rsidRPr="00C05BCC">
        <w:rPr>
          <w:lang w:bidi="en-US"/>
        </w:rPr>
        <w:t xml:space="preserve">The external application sends the query to the </w:t>
      </w:r>
      <w:r w:rsidR="00AA0A6C">
        <w:rPr>
          <w:lang w:bidi="en-US"/>
        </w:rPr>
        <w:t>Search service</w:t>
      </w:r>
      <w:r w:rsidRPr="00C05BCC">
        <w:rPr>
          <w:lang w:bidi="en-US"/>
        </w:rPr>
        <w:t>.</w:t>
      </w:r>
    </w:p>
    <w:p w14:paraId="01D1347C" w14:textId="77777777" w:rsidR="0080133A" w:rsidRPr="00C05BCC" w:rsidRDefault="007A17E8" w:rsidP="0080133A">
      <w:pPr>
        <w:numPr>
          <w:ilvl w:val="0"/>
          <w:numId w:val="23"/>
        </w:numPr>
        <w:jc w:val="both"/>
        <w:rPr>
          <w:lang w:bidi="en-US"/>
        </w:rPr>
      </w:pPr>
      <w:r w:rsidRPr="00C05BCC">
        <w:rPr>
          <w:lang w:bidi="en-US"/>
        </w:rPr>
        <w:t xml:space="preserve">The </w:t>
      </w:r>
      <w:r w:rsidR="00AA0A6C">
        <w:rPr>
          <w:lang w:bidi="en-US"/>
        </w:rPr>
        <w:t>Search service</w:t>
      </w:r>
      <w:r w:rsidRPr="00C05BCC">
        <w:rPr>
          <w:lang w:bidi="en-US"/>
        </w:rPr>
        <w:t xml:space="preserve"> returns a </w:t>
      </w:r>
      <w:r w:rsidR="002666B9">
        <w:rPr>
          <w:lang w:bidi="en-US"/>
        </w:rPr>
        <w:t>set</w:t>
      </w:r>
      <w:r w:rsidR="002666B9" w:rsidRPr="00C05BCC">
        <w:rPr>
          <w:lang w:bidi="en-US"/>
        </w:rPr>
        <w:t xml:space="preserve"> </w:t>
      </w:r>
      <w:r w:rsidRPr="00C05BCC">
        <w:rPr>
          <w:lang w:bidi="en-US"/>
        </w:rPr>
        <w:t>of matching results.</w:t>
      </w:r>
    </w:p>
    <w:p w14:paraId="51D72A33" w14:textId="77777777" w:rsidR="0080133A" w:rsidRPr="00C05BCC" w:rsidRDefault="007A17E8" w:rsidP="0080133A">
      <w:pPr>
        <w:numPr>
          <w:ilvl w:val="0"/>
          <w:numId w:val="23"/>
        </w:numPr>
        <w:jc w:val="both"/>
        <w:rPr>
          <w:lang w:bidi="en-US"/>
        </w:rPr>
      </w:pPr>
      <w:r w:rsidRPr="00C05BCC">
        <w:rPr>
          <w:lang w:bidi="en-US"/>
        </w:rPr>
        <w:t xml:space="preserve">The external application digests the </w:t>
      </w:r>
      <w:r w:rsidR="002666B9">
        <w:rPr>
          <w:lang w:bidi="en-US"/>
        </w:rPr>
        <w:t>result set</w:t>
      </w:r>
      <w:r w:rsidR="002666B9" w:rsidRPr="00C05BCC">
        <w:rPr>
          <w:lang w:bidi="en-US"/>
        </w:rPr>
        <w:t xml:space="preserve"> </w:t>
      </w:r>
      <w:r w:rsidRPr="00C05BCC">
        <w:rPr>
          <w:lang w:bidi="en-US"/>
        </w:rPr>
        <w:t>in a way appropriate to it.</w:t>
      </w:r>
    </w:p>
    <w:p w14:paraId="467AC65D" w14:textId="77777777" w:rsidR="0080133A" w:rsidRPr="00C05BCC" w:rsidRDefault="0080133A" w:rsidP="0080133A">
      <w:pPr>
        <w:jc w:val="both"/>
        <w:rPr>
          <w:lang w:bidi="en-US"/>
        </w:rPr>
      </w:pPr>
    </w:p>
    <w:p w14:paraId="6F18B47A" w14:textId="77777777" w:rsidR="0080133A" w:rsidRPr="00C05BCC" w:rsidRDefault="00D43C0A" w:rsidP="0080133A">
      <w:pPr>
        <w:pStyle w:val="Heading4"/>
        <w:rPr>
          <w:bCs/>
          <w:lang w:bidi="en-US"/>
        </w:rPr>
      </w:pPr>
      <w:r w:rsidRPr="00D43C0A">
        <w:rPr>
          <w:bCs/>
          <w:lang w:bidi="en-US"/>
        </w:rPr>
        <w:t>Additional Information</w:t>
      </w:r>
    </w:p>
    <w:p w14:paraId="21D08C3B" w14:textId="77777777" w:rsidR="0080133A" w:rsidRPr="00C05BCC" w:rsidRDefault="007A17E8" w:rsidP="0080133A">
      <w:pPr>
        <w:pStyle w:val="Annotation"/>
      </w:pPr>
      <w:r w:rsidRPr="00C05BCC">
        <w:rPr>
          <w:i/>
        </w:rPr>
        <w:t>Version</w:t>
      </w:r>
      <w:r w:rsidRPr="00C05BCC">
        <w:tab/>
        <w:t>0</w:t>
      </w:r>
    </w:p>
    <w:p w14:paraId="58A07A17" w14:textId="77777777" w:rsidR="0080133A" w:rsidRPr="00C05BCC" w:rsidRDefault="007A17E8" w:rsidP="0080133A">
      <w:pPr>
        <w:pStyle w:val="Annotation"/>
      </w:pPr>
      <w:r w:rsidRPr="00C05BCC">
        <w:rPr>
          <w:i/>
        </w:rPr>
        <w:t>Goal</w:t>
      </w:r>
      <w:r w:rsidRPr="00C05BCC">
        <w:tab/>
        <w:t xml:space="preserve">Support queries via </w:t>
      </w:r>
      <w:r w:rsidR="002666B9">
        <w:t>the PDS query language and other query languages as appropriate.</w:t>
      </w:r>
    </w:p>
    <w:p w14:paraId="1F78A936" w14:textId="77777777" w:rsidR="0080133A" w:rsidRPr="00C05BCC" w:rsidRDefault="007A17E8" w:rsidP="0080133A">
      <w:pPr>
        <w:pStyle w:val="Annotation"/>
      </w:pPr>
      <w:r w:rsidRPr="00C05BCC">
        <w:rPr>
          <w:i/>
        </w:rPr>
        <w:t>Summary</w:t>
      </w:r>
      <w:r w:rsidRPr="00C05BCC">
        <w:tab/>
        <w:t xml:space="preserve">The </w:t>
      </w:r>
      <w:r w:rsidR="00AA0A6C">
        <w:t>Search service</w:t>
      </w:r>
      <w:r w:rsidRPr="00C05BCC">
        <w:t xml:space="preserve"> accepts </w:t>
      </w:r>
      <w:r w:rsidR="002666B9">
        <w:t>these</w:t>
      </w:r>
      <w:r w:rsidR="002666B9" w:rsidRPr="00C05BCC">
        <w:t xml:space="preserve"> </w:t>
      </w:r>
      <w:r w:rsidRPr="00C05BCC">
        <w:t xml:space="preserve">queries (keyword/value pairs) and returns </w:t>
      </w:r>
      <w:r w:rsidR="002666B9">
        <w:t>appropriate</w:t>
      </w:r>
      <w:r w:rsidR="002666B9" w:rsidRPr="00C05BCC">
        <w:t xml:space="preserve"> </w:t>
      </w:r>
      <w:r w:rsidRPr="00C05BCC">
        <w:t>responses.</w:t>
      </w:r>
    </w:p>
    <w:p w14:paraId="730042D2" w14:textId="77777777" w:rsidR="0080133A" w:rsidRPr="00C05BCC" w:rsidRDefault="007A17E8" w:rsidP="0080133A">
      <w:pPr>
        <w:pStyle w:val="Annotation"/>
      </w:pPr>
      <w:r w:rsidRPr="00C05BCC">
        <w:rPr>
          <w:i/>
        </w:rPr>
        <w:t>Actors</w:t>
      </w:r>
      <w:r w:rsidRPr="00C05BCC">
        <w:tab/>
      </w:r>
      <w:r w:rsidR="002666B9">
        <w:t>Services, Tools and Applications</w:t>
      </w:r>
      <w:r w:rsidRPr="00C05BCC">
        <w:t>.</w:t>
      </w:r>
    </w:p>
    <w:p w14:paraId="6C107A0F" w14:textId="77777777" w:rsidR="0080133A" w:rsidRPr="00C05BCC" w:rsidRDefault="007A17E8" w:rsidP="0080133A">
      <w:pPr>
        <w:pStyle w:val="Annotation"/>
      </w:pPr>
      <w:r w:rsidRPr="00C05BCC">
        <w:rPr>
          <w:i/>
        </w:rPr>
        <w:t>Stakeholders</w:t>
      </w:r>
      <w:r w:rsidRPr="00C05BCC">
        <w:tab/>
        <w:t>Any.</w:t>
      </w:r>
    </w:p>
    <w:p w14:paraId="4F277062" w14:textId="77777777" w:rsidR="0080133A" w:rsidRPr="00C05BCC" w:rsidRDefault="007A17E8" w:rsidP="0080133A">
      <w:pPr>
        <w:pStyle w:val="Annotation"/>
      </w:pPr>
      <w:r w:rsidRPr="00C05BCC">
        <w:rPr>
          <w:i/>
        </w:rPr>
        <w:t>Notes</w:t>
      </w:r>
      <w:r w:rsidRPr="00C05BCC">
        <w:tab/>
        <w:t>None.</w:t>
      </w:r>
    </w:p>
    <w:p w14:paraId="370F3ED6" w14:textId="77777777" w:rsidR="0085472E" w:rsidRDefault="0085472E" w:rsidP="0080133A">
      <w:pPr>
        <w:jc w:val="both"/>
      </w:pPr>
    </w:p>
    <w:p w14:paraId="5EEA6C69" w14:textId="77777777" w:rsidR="0080133A" w:rsidRDefault="0080133A" w:rsidP="0080133A">
      <w:pPr>
        <w:jc w:val="both"/>
      </w:pPr>
    </w:p>
    <w:p w14:paraId="624DDBB9" w14:textId="77777777" w:rsidR="0080133A" w:rsidRDefault="007A17E8" w:rsidP="0080133A">
      <w:pPr>
        <w:pStyle w:val="Heading1"/>
      </w:pPr>
      <w:r>
        <w:br w:type="page"/>
      </w:r>
      <w:bookmarkStart w:id="463" w:name="_Toc239664379"/>
      <w:r>
        <w:lastRenderedPageBreak/>
        <w:t>Requirements</w:t>
      </w:r>
      <w:bookmarkEnd w:id="463"/>
      <w:r>
        <w:t xml:space="preserve"> </w:t>
      </w:r>
    </w:p>
    <w:p w14:paraId="5FF33168" w14:textId="77777777" w:rsidR="0080133A" w:rsidRDefault="0080133A" w:rsidP="0080133A">
      <w:pPr>
        <w:jc w:val="both"/>
      </w:pPr>
    </w:p>
    <w:p w14:paraId="0FBB3D86" w14:textId="77777777" w:rsidR="0080133A" w:rsidRPr="00C05BCC" w:rsidRDefault="007A17E8" w:rsidP="0080133A">
      <w:pPr>
        <w:jc w:val="both"/>
        <w:rPr>
          <w:lang w:bidi="en-US"/>
        </w:rPr>
      </w:pPr>
      <w:r w:rsidRPr="00C05BCC">
        <w:rPr>
          <w:lang w:bidi="en-US"/>
        </w:rPr>
        <w:t xml:space="preserve">During the architecture definition phase of </w:t>
      </w:r>
      <w:del w:id="464" w:author="Sean Hardman" w:date="2013-09-01T13:59:00Z">
        <w:r w:rsidRPr="00C05BCC" w:rsidDel="00FA3E6A">
          <w:rPr>
            <w:lang w:bidi="en-US"/>
          </w:rPr>
          <w:delText>PDS 2010</w:delText>
        </w:r>
      </w:del>
      <w:ins w:id="465" w:author="Sean Hardman" w:date="2013-09-01T13:59:00Z">
        <w:r w:rsidR="00FA3E6A">
          <w:rPr>
            <w:lang w:bidi="en-US"/>
          </w:rPr>
          <w:t>PDS4</w:t>
        </w:r>
      </w:ins>
      <w:r w:rsidRPr="00C05BCC">
        <w:rPr>
          <w:lang w:bidi="en-US"/>
        </w:rPr>
        <w:t xml:space="preserve">, we decomposed the system into various elements that included the </w:t>
      </w:r>
      <w:r w:rsidR="00AA0A6C">
        <w:rPr>
          <w:lang w:bidi="en-US"/>
        </w:rPr>
        <w:t>Search service</w:t>
      </w:r>
      <w:r w:rsidRPr="00C05BCC">
        <w:rPr>
          <w:lang w:bidi="en-US"/>
        </w:rPr>
        <w:t xml:space="preserve">, which was derived from requirement 3.1 of the Level 1, 2, and 3 Requirements document [1]. Although use cases are an excellent tool for capturing requirements, we re-state the requirements of the </w:t>
      </w:r>
      <w:r w:rsidR="00AA0A6C">
        <w:rPr>
          <w:lang w:bidi="en-US"/>
        </w:rPr>
        <w:t>Search service</w:t>
      </w:r>
      <w:r w:rsidRPr="00C05BCC">
        <w:rPr>
          <w:lang w:bidi="en-US"/>
        </w:rPr>
        <w:t xml:space="preserve"> in an alternative form in this section.</w:t>
      </w:r>
    </w:p>
    <w:p w14:paraId="1D33EFE2" w14:textId="77777777" w:rsidR="0080133A" w:rsidRPr="00C05BCC" w:rsidRDefault="0080133A" w:rsidP="0080133A">
      <w:pPr>
        <w:jc w:val="both"/>
        <w:rPr>
          <w:lang w:bidi="en-US"/>
        </w:rPr>
      </w:pPr>
    </w:p>
    <w:p w14:paraId="6C867F66" w14:textId="77777777" w:rsidR="0080133A" w:rsidRPr="00C05BCC" w:rsidRDefault="007A17E8" w:rsidP="0080133A">
      <w:pPr>
        <w:jc w:val="both"/>
        <w:rPr>
          <w:lang w:bidi="en-US"/>
        </w:rPr>
      </w:pPr>
      <w:r w:rsidRPr="00C05BCC">
        <w:rPr>
          <w:lang w:bidi="en-US"/>
        </w:rPr>
        <w:t xml:space="preserve">The following system requirements from [1] relate to the </w:t>
      </w:r>
      <w:r w:rsidR="00AA0A6C">
        <w:rPr>
          <w:lang w:bidi="en-US"/>
        </w:rPr>
        <w:t>Search service</w:t>
      </w:r>
      <w:r w:rsidRPr="00C05BCC">
        <w:rPr>
          <w:lang w:bidi="en-US"/>
        </w:rPr>
        <w:t xml:space="preserve"> and are quoted here for convenience:</w:t>
      </w:r>
    </w:p>
    <w:p w14:paraId="7ED26523" w14:textId="77777777" w:rsidR="0080133A" w:rsidRPr="00C05BCC" w:rsidRDefault="0080133A" w:rsidP="0080133A">
      <w:pPr>
        <w:jc w:val="both"/>
        <w:rPr>
          <w:lang w:bidi="en-US"/>
        </w:rPr>
      </w:pPr>
    </w:p>
    <w:p w14:paraId="687EDDEF" w14:textId="77777777" w:rsidR="0080133A" w:rsidRPr="00C05BCC" w:rsidRDefault="007A17E8" w:rsidP="0080133A">
      <w:pPr>
        <w:pStyle w:val="Requirement"/>
      </w:pPr>
      <w:r w:rsidRPr="00C05BCC">
        <w:t>3.</w:t>
      </w:r>
      <w:r w:rsidR="001A72D6">
        <w:t>1</w:t>
      </w:r>
      <w:r w:rsidRPr="00C05BCC">
        <w:t>.1</w:t>
      </w:r>
      <w:r w:rsidRPr="00C05BCC">
        <w:tab/>
        <w:t>PDS will develop and maintain online interfaces allowing users to search the archive.</w:t>
      </w:r>
    </w:p>
    <w:p w14:paraId="6614FB27" w14:textId="77777777" w:rsidR="0080133A" w:rsidRDefault="007A17E8" w:rsidP="0080133A">
      <w:pPr>
        <w:pStyle w:val="Requirement"/>
      </w:pPr>
      <w:r w:rsidRPr="00C05BCC">
        <w:t>3.</w:t>
      </w:r>
      <w:r w:rsidR="001A72D6">
        <w:t>1</w:t>
      </w:r>
      <w:r w:rsidRPr="00C05BCC">
        <w:t>.2</w:t>
      </w:r>
      <w:r w:rsidRPr="00C05BCC">
        <w:tab/>
        <w:t>PDS will develop and maintain online interfaces for discipline-specific searching</w:t>
      </w:r>
    </w:p>
    <w:p w14:paraId="4DF4057F" w14:textId="77777777" w:rsidR="00611B69" w:rsidRDefault="007A17E8" w:rsidP="0080133A">
      <w:pPr>
        <w:pStyle w:val="Requirement"/>
      </w:pPr>
      <w:r>
        <w:t>3.</w:t>
      </w:r>
      <w:r w:rsidR="001A72D6">
        <w:t>1</w:t>
      </w:r>
      <w:r>
        <w:t>.3</w:t>
      </w:r>
      <w:r>
        <w:tab/>
      </w:r>
      <w:r w:rsidRPr="00C05BCC">
        <w:t>PDS will allow products identified within a search to be selected for retrieval.</w:t>
      </w:r>
    </w:p>
    <w:p w14:paraId="2583BC6B" w14:textId="77777777" w:rsidR="0080133A" w:rsidRDefault="0080133A" w:rsidP="00611B69"/>
    <w:p w14:paraId="49E02232" w14:textId="77777777" w:rsidR="00617A4D" w:rsidRDefault="00617A4D" w:rsidP="00617A4D">
      <w:pPr>
        <w:jc w:val="both"/>
      </w:pPr>
      <w:r>
        <w:t>In addition to the level 4 and 5 requirements specified below, the Search service must also comply with the general service-based requirements found in the General System SRD document [5].</w:t>
      </w:r>
    </w:p>
    <w:p w14:paraId="368CC363" w14:textId="77777777" w:rsidR="00617A4D" w:rsidRPr="00C05BCC" w:rsidRDefault="00617A4D" w:rsidP="00611B69"/>
    <w:p w14:paraId="51308408" w14:textId="77777777" w:rsidR="0080133A" w:rsidRDefault="007A17E8" w:rsidP="0080133A">
      <w:pPr>
        <w:pStyle w:val="Heading2"/>
      </w:pPr>
      <w:r w:rsidRPr="00C05BCC">
        <w:t xml:space="preserve"> </w:t>
      </w:r>
      <w:bookmarkStart w:id="466" w:name="_Toc239664380"/>
      <w:r>
        <w:t>Level 4 Requirements</w:t>
      </w:r>
      <w:bookmarkEnd w:id="466"/>
    </w:p>
    <w:p w14:paraId="4D46034B" w14:textId="77777777" w:rsidR="0080133A" w:rsidRDefault="0080133A" w:rsidP="0080133A">
      <w:pPr>
        <w:jc w:val="both"/>
        <w:rPr>
          <w:lang w:bidi="en-US"/>
        </w:rPr>
      </w:pPr>
    </w:p>
    <w:p w14:paraId="11F92CAA" w14:textId="77777777" w:rsidR="0080133A" w:rsidRDefault="007A17E8" w:rsidP="0080133A">
      <w:pPr>
        <w:jc w:val="both"/>
      </w:pPr>
      <w:r>
        <w:t xml:space="preserve">The level 4 requirements in PDS represent subsystem, component, or tool requirements, but at a high level.  The following list of level 4 requirements are relevant to the </w:t>
      </w:r>
      <w:r w:rsidR="00AA0A6C">
        <w:t>Search service</w:t>
      </w:r>
      <w:r>
        <w:t>:</w:t>
      </w:r>
    </w:p>
    <w:p w14:paraId="1F333620" w14:textId="77777777" w:rsidR="0080133A" w:rsidRDefault="0080133A" w:rsidP="0080133A">
      <w:pPr>
        <w:jc w:val="both"/>
      </w:pPr>
    </w:p>
    <w:p w14:paraId="0AB01E3A" w14:textId="77777777" w:rsidR="0080133A" w:rsidRDefault="007A17E8" w:rsidP="0080133A">
      <w:pPr>
        <w:pStyle w:val="Requirement"/>
      </w:pPr>
      <w:r>
        <w:t>L4.QRY.1</w:t>
      </w:r>
      <w:r>
        <w:tab/>
        <w:t xml:space="preserve">The system shall provide the capability to search for and identify artifacts </w:t>
      </w:r>
      <w:r w:rsidR="0082149A">
        <w:t>registered with</w:t>
      </w:r>
      <w:r>
        <w:t xml:space="preserve"> the PDS</w:t>
      </w:r>
      <w:r w:rsidR="0082149A">
        <w:t>.</w:t>
      </w:r>
      <w:r>
        <w:t xml:space="preserve"> (3.</w:t>
      </w:r>
      <w:r w:rsidR="001A72D6">
        <w:t>1</w:t>
      </w:r>
      <w:r>
        <w:t>.1).</w:t>
      </w:r>
    </w:p>
    <w:p w14:paraId="21845E2E" w14:textId="77777777" w:rsidR="00611B69" w:rsidRDefault="007A17E8" w:rsidP="0080133A">
      <w:pPr>
        <w:pStyle w:val="Requirement"/>
      </w:pPr>
      <w:r>
        <w:t>L4.QRY.2</w:t>
      </w:r>
      <w:r>
        <w:tab/>
        <w:t xml:space="preserve">The system shall provide the capability to search for and identify artifacts within </w:t>
      </w:r>
      <w:r w:rsidR="0082149A">
        <w:t xml:space="preserve">a defined scope (i.e., </w:t>
      </w:r>
      <w:r>
        <w:t>a single discipline</w:t>
      </w:r>
      <w:r w:rsidR="0082149A">
        <w:t>).</w:t>
      </w:r>
      <w:r>
        <w:t xml:space="preserve"> (3.</w:t>
      </w:r>
      <w:r w:rsidR="001A72D6">
        <w:t>1</w:t>
      </w:r>
      <w:r>
        <w:t>.2).</w:t>
      </w:r>
    </w:p>
    <w:p w14:paraId="6E1DCCA5" w14:textId="77777777" w:rsidR="0080133A" w:rsidRDefault="0080133A" w:rsidP="00611B69"/>
    <w:p w14:paraId="0840D027" w14:textId="77777777" w:rsidR="0080133A" w:rsidRDefault="007A17E8" w:rsidP="0080133A">
      <w:pPr>
        <w:pStyle w:val="Heading2"/>
      </w:pPr>
      <w:bookmarkStart w:id="467" w:name="_Toc239664381"/>
      <w:r>
        <w:t>Level 5 Requirements</w:t>
      </w:r>
      <w:bookmarkEnd w:id="467"/>
    </w:p>
    <w:p w14:paraId="397E2589" w14:textId="77777777" w:rsidR="0080133A" w:rsidRDefault="0080133A" w:rsidP="0080133A">
      <w:pPr>
        <w:jc w:val="both"/>
      </w:pPr>
    </w:p>
    <w:p w14:paraId="3772C98B" w14:textId="77777777" w:rsidR="0080133A" w:rsidRDefault="00611B69" w:rsidP="0080133A">
      <w:pPr>
        <w:jc w:val="both"/>
      </w:pPr>
      <w:r>
        <w:t>The level 5</w:t>
      </w:r>
      <w:r w:rsidR="007A17E8">
        <w:t xml:space="preserve"> requirements in PDS represent subsystem, component, or tool requirements as the level 4 requirements do, however they do so at a far more detailed level.  The following list of level 5 requirements are relevant to the </w:t>
      </w:r>
      <w:r w:rsidR="00AA0A6C">
        <w:t>Search service</w:t>
      </w:r>
      <w:r w:rsidR="007A17E8">
        <w:t>:</w:t>
      </w:r>
    </w:p>
    <w:p w14:paraId="49AAABFE" w14:textId="77777777" w:rsidR="0080133A" w:rsidRDefault="0080133A" w:rsidP="0080133A">
      <w:pPr>
        <w:jc w:val="both"/>
      </w:pPr>
    </w:p>
    <w:p w14:paraId="33950897" w14:textId="77777777" w:rsidR="0080133A" w:rsidRDefault="007A17E8" w:rsidP="0080133A">
      <w:pPr>
        <w:pStyle w:val="Requirement"/>
      </w:pPr>
      <w:r>
        <w:lastRenderedPageBreak/>
        <w:t>L5.SCH.</w:t>
      </w:r>
      <w:r w:rsidR="00495249">
        <w:t>1</w:t>
      </w:r>
      <w:r>
        <w:tab/>
        <w:t>The service shall provide a user interface for entering of queries and display of search results accessible from a standards-compliant web browser</w:t>
      </w:r>
      <w:r w:rsidR="00611B69">
        <w:t>.</w:t>
      </w:r>
      <w:r>
        <w:t xml:space="preserve"> (L4.QRY.1, L4.QRY.2</w:t>
      </w:r>
      <w:r w:rsidR="008A62D1">
        <w:t>, UC 3.2.</w:t>
      </w:r>
      <w:r w:rsidR="00EB7493">
        <w:t>2</w:t>
      </w:r>
      <w:r w:rsidR="008A62D1">
        <w:t>, UC 3.2.</w:t>
      </w:r>
      <w:r w:rsidR="00EB7493">
        <w:t>3</w:t>
      </w:r>
      <w:r>
        <w:t>).</w:t>
      </w:r>
    </w:p>
    <w:p w14:paraId="7777501C" w14:textId="77777777" w:rsidR="0080133A" w:rsidRDefault="007A17E8" w:rsidP="0080133A">
      <w:pPr>
        <w:pStyle w:val="Requirement"/>
      </w:pPr>
      <w:r>
        <w:t>L5.SCH.</w:t>
      </w:r>
      <w:r w:rsidR="00495249">
        <w:t>2</w:t>
      </w:r>
      <w:r>
        <w:tab/>
        <w:t>The service shall degrade gracefully on browsers that lack modern features and not depend on them for operation</w:t>
      </w:r>
      <w:r w:rsidR="00611B69">
        <w:t>.</w:t>
      </w:r>
      <w:r>
        <w:t xml:space="preserve"> (L4.QRY.1, L4.QRY.2</w:t>
      </w:r>
      <w:r w:rsidR="0091089F">
        <w:t>, UC 3.2.</w:t>
      </w:r>
      <w:r w:rsidR="00EB7493">
        <w:t>2</w:t>
      </w:r>
      <w:r w:rsidR="0091089F">
        <w:t>, UC 3.2.</w:t>
      </w:r>
      <w:r w:rsidR="00EB7493">
        <w:t>3</w:t>
      </w:r>
      <w:r>
        <w:t>).</w:t>
      </w:r>
    </w:p>
    <w:p w14:paraId="37493869" w14:textId="77777777" w:rsidR="0080133A" w:rsidRDefault="007A17E8" w:rsidP="0080133A">
      <w:pPr>
        <w:pStyle w:val="Requirement"/>
      </w:pPr>
      <w:r>
        <w:t>L5.SCH.</w:t>
      </w:r>
      <w:r w:rsidR="00495249">
        <w:t>3</w:t>
      </w:r>
      <w:r>
        <w:tab/>
        <w:t>The service's browser-based user interface shall be Section 508 compliant and adhere to WCAG level A (or better) standards for accessibility.</w:t>
      </w:r>
      <w:r w:rsidR="008A62D1">
        <w:t xml:space="preserve"> (L4.GEN.5</w:t>
      </w:r>
      <w:r w:rsidR="0091089F">
        <w:t>,</w:t>
      </w:r>
      <w:r w:rsidR="0091089F" w:rsidRPr="0091089F">
        <w:t xml:space="preserve"> </w:t>
      </w:r>
      <w:r w:rsidR="0091089F">
        <w:t>UC 3.2.</w:t>
      </w:r>
      <w:r w:rsidR="00EB7493">
        <w:t>2</w:t>
      </w:r>
      <w:r w:rsidR="0091089F">
        <w:t>, UC 3.2.</w:t>
      </w:r>
      <w:r w:rsidR="00EB7493">
        <w:t>3</w:t>
      </w:r>
      <w:r w:rsidR="008A62D1">
        <w:t>)</w:t>
      </w:r>
    </w:p>
    <w:p w14:paraId="0F05DFE6" w14:textId="77777777" w:rsidR="0080133A" w:rsidRDefault="007A17E8" w:rsidP="0080133A">
      <w:pPr>
        <w:pStyle w:val="Requirement"/>
      </w:pPr>
      <w:r>
        <w:t>L5.SCH.</w:t>
      </w:r>
      <w:r w:rsidR="00495249">
        <w:t>4</w:t>
      </w:r>
      <w:r>
        <w:tab/>
        <w:t>The service shall provide a programmatic interface for entering of queries and return of search results that communicates over HTTP for use by client applications developed by PDS, PDS nodes, and others</w:t>
      </w:r>
      <w:r w:rsidR="00611B69">
        <w:t>.</w:t>
      </w:r>
      <w:r>
        <w:t xml:space="preserve"> (L4.QRY.1, L4.QRY.2</w:t>
      </w:r>
      <w:r w:rsidR="00D14DEB">
        <w:t>, UC 3.2.</w:t>
      </w:r>
      <w:r w:rsidR="00EB7493">
        <w:t>4</w:t>
      </w:r>
      <w:r>
        <w:t>).</w:t>
      </w:r>
    </w:p>
    <w:p w14:paraId="6F6B4688" w14:textId="77777777" w:rsidR="0080133A" w:rsidRDefault="007A17E8" w:rsidP="0080133A">
      <w:pPr>
        <w:pStyle w:val="Requirement"/>
      </w:pPr>
      <w:r>
        <w:t>L5.SCH.</w:t>
      </w:r>
      <w:r w:rsidR="00495249">
        <w:t>5</w:t>
      </w:r>
      <w:r>
        <w:tab/>
        <w:t xml:space="preserve">The service shall </w:t>
      </w:r>
      <w:r w:rsidR="00667D88">
        <w:t xml:space="preserve">provide the capability to retrieve metadata </w:t>
      </w:r>
      <w:r w:rsidR="003877D0">
        <w:t xml:space="preserve">associated with registered artifacts </w:t>
      </w:r>
      <w:r w:rsidR="00667D88">
        <w:t>for the purpose of generating search indexes</w:t>
      </w:r>
      <w:r w:rsidR="00611B69">
        <w:t>.</w:t>
      </w:r>
      <w:r>
        <w:t xml:space="preserve"> (L4.QRY.1, L4.QRY.2</w:t>
      </w:r>
      <w:r w:rsidR="00667D88">
        <w:t>, UC 3.2.</w:t>
      </w:r>
      <w:r w:rsidR="00EB7493">
        <w:t>1</w:t>
      </w:r>
      <w:r>
        <w:t>).</w:t>
      </w:r>
    </w:p>
    <w:p w14:paraId="017DB04B" w14:textId="77777777" w:rsidR="0080133A" w:rsidRDefault="007A17E8" w:rsidP="0080133A">
      <w:pPr>
        <w:pStyle w:val="Requirement"/>
      </w:pPr>
      <w:r>
        <w:t>L5.SCH.</w:t>
      </w:r>
      <w:r w:rsidR="00495249">
        <w:t>6</w:t>
      </w:r>
      <w:r>
        <w:tab/>
        <w:t xml:space="preserve">The service shall support searching by </w:t>
      </w:r>
      <w:r w:rsidR="00667D88">
        <w:t xml:space="preserve">accepting criteria as </w:t>
      </w:r>
      <w:r>
        <w:t>a sequence of open text keywords</w:t>
      </w:r>
      <w:r w:rsidR="00611B69">
        <w:t>.</w:t>
      </w:r>
      <w:r>
        <w:t xml:space="preserve"> (L4.QRY.1, L4.QRY.2</w:t>
      </w:r>
      <w:r w:rsidR="004B5671">
        <w:t>, UC 3.2.</w:t>
      </w:r>
      <w:r w:rsidR="00EB7493">
        <w:t>2, UC 3.2.4</w:t>
      </w:r>
      <w:r>
        <w:t>).</w:t>
      </w:r>
    </w:p>
    <w:p w14:paraId="4DE0DB7A" w14:textId="77777777" w:rsidR="0080133A" w:rsidRDefault="007A17E8" w:rsidP="0080133A">
      <w:pPr>
        <w:pStyle w:val="Requirement"/>
      </w:pPr>
      <w:r>
        <w:t>L5.SCH.</w:t>
      </w:r>
      <w:r w:rsidR="00495249">
        <w:t>7</w:t>
      </w:r>
      <w:r>
        <w:tab/>
        <w:t xml:space="preserve">The service shall support searching by </w:t>
      </w:r>
      <w:r w:rsidR="00667D88">
        <w:t xml:space="preserve">accepting criteria as </w:t>
      </w:r>
      <w:r>
        <w:t>a series of values for constraints on specified indexes</w:t>
      </w:r>
      <w:r w:rsidR="00611B69">
        <w:t>.</w:t>
      </w:r>
      <w:r>
        <w:t xml:space="preserve"> (L4.QRY.1, L4.QRY.2</w:t>
      </w:r>
      <w:r w:rsidR="004B5671">
        <w:t>, UC 3.2.</w:t>
      </w:r>
      <w:r w:rsidR="00EB7493">
        <w:t>3</w:t>
      </w:r>
      <w:r w:rsidR="004B5671">
        <w:t>, UC 3.2.</w:t>
      </w:r>
      <w:r w:rsidR="00EB7493">
        <w:t>4</w:t>
      </w:r>
      <w:r>
        <w:t>).</w:t>
      </w:r>
    </w:p>
    <w:p w14:paraId="4650B3EF" w14:textId="77777777" w:rsidR="0080133A" w:rsidRDefault="007A17E8" w:rsidP="0080133A">
      <w:pPr>
        <w:pStyle w:val="Requirement"/>
      </w:pPr>
      <w:r>
        <w:t>L5.SCH.</w:t>
      </w:r>
      <w:r w:rsidR="00495249">
        <w:t>8</w:t>
      </w:r>
      <w:r>
        <w:tab/>
        <w:t>The service shall support narrowing of additional index results based on specifications of terms and/or values on indexes</w:t>
      </w:r>
      <w:r w:rsidR="00611B69">
        <w:t>.</w:t>
      </w:r>
      <w:r>
        <w:t xml:space="preserve"> (L4.QRY.1, L4.QRY.2</w:t>
      </w:r>
      <w:r w:rsidR="004B5671">
        <w:t>, UC 3.2.</w:t>
      </w:r>
      <w:r w:rsidR="00EB7493">
        <w:t>2</w:t>
      </w:r>
      <w:r w:rsidR="004B5671">
        <w:t>, UC 3.2.</w:t>
      </w:r>
      <w:r w:rsidR="00EB7493">
        <w:t>3</w:t>
      </w:r>
      <w:r w:rsidR="004B5671">
        <w:t>, UC 3.2.</w:t>
      </w:r>
      <w:r w:rsidR="00EB7493">
        <w:t>4</w:t>
      </w:r>
      <w:r>
        <w:t>).</w:t>
      </w:r>
    </w:p>
    <w:p w14:paraId="2113AA3F" w14:textId="77777777" w:rsidR="0080133A" w:rsidRDefault="007A17E8" w:rsidP="0080133A">
      <w:pPr>
        <w:pStyle w:val="Requirement"/>
      </w:pPr>
      <w:r>
        <w:t>L5.SCH.</w:t>
      </w:r>
      <w:r w:rsidR="00495249">
        <w:t>9</w:t>
      </w:r>
      <w:r>
        <w:tab/>
        <w:t>The service shall support the ordering of results based on specified criteria including relevance and specified indexes</w:t>
      </w:r>
      <w:r w:rsidR="00611B69">
        <w:t>.</w:t>
      </w:r>
      <w:r>
        <w:t xml:space="preserve"> (L4.QRY.1, L4.QRY.2</w:t>
      </w:r>
      <w:r w:rsidR="004B5671">
        <w:t>, UC 3.2.</w:t>
      </w:r>
      <w:r w:rsidR="00EB7493">
        <w:t>2</w:t>
      </w:r>
      <w:r w:rsidR="004B5671">
        <w:t>, UC 3.2.</w:t>
      </w:r>
      <w:r w:rsidR="00EB7493">
        <w:t>3</w:t>
      </w:r>
      <w:r w:rsidR="004B5671">
        <w:t>, UC 3.2.</w:t>
      </w:r>
      <w:r w:rsidR="00EB7493">
        <w:t>4</w:t>
      </w:r>
      <w:r>
        <w:t>).</w:t>
      </w:r>
    </w:p>
    <w:p w14:paraId="0A77053D" w14:textId="77777777" w:rsidR="0080133A" w:rsidRDefault="007A17E8" w:rsidP="0080133A">
      <w:pPr>
        <w:pStyle w:val="Requirement"/>
      </w:pPr>
      <w:r>
        <w:t>L5.SCH.1</w:t>
      </w:r>
      <w:r w:rsidR="00495249">
        <w:t>0</w:t>
      </w:r>
      <w:r>
        <w:tab/>
        <w:t>The service shall provide results to a search as a sequence of matching URIs to resources that contain search desiderata</w:t>
      </w:r>
      <w:r w:rsidR="00611B69">
        <w:t>.</w:t>
      </w:r>
      <w:r>
        <w:t xml:space="preserve"> (L4.QRY.1, L4.QRY.2</w:t>
      </w:r>
      <w:r w:rsidR="004B5671">
        <w:t>, UC 3.2.</w:t>
      </w:r>
      <w:r w:rsidR="00EB7493">
        <w:t>2</w:t>
      </w:r>
      <w:r w:rsidR="004B5671">
        <w:t>, UC 3.2.</w:t>
      </w:r>
      <w:r w:rsidR="00EB7493">
        <w:t>3</w:t>
      </w:r>
      <w:r w:rsidR="004B5671">
        <w:t>, UC 3.2.</w:t>
      </w:r>
      <w:r w:rsidR="00EB7493">
        <w:t>4</w:t>
      </w:r>
      <w:r>
        <w:t>).</w:t>
      </w:r>
    </w:p>
    <w:p w14:paraId="13109A2E" w14:textId="77777777" w:rsidR="0080133A" w:rsidRDefault="007A17E8" w:rsidP="0080133A">
      <w:pPr>
        <w:pStyle w:val="Requirement"/>
      </w:pPr>
      <w:r>
        <w:t>L5.SCH.1</w:t>
      </w:r>
      <w:r w:rsidR="00495249">
        <w:t>1</w:t>
      </w:r>
      <w:r>
        <w:tab/>
        <w:t>The service shall annotate each URI of a result with metadata describing the URI</w:t>
      </w:r>
      <w:r w:rsidR="00611B69">
        <w:t>.</w:t>
      </w:r>
      <w:r>
        <w:t xml:space="preserve"> (L4.QRY.1, L4.QRY.2</w:t>
      </w:r>
      <w:r w:rsidR="004B5671">
        <w:t>, UC 3.2.</w:t>
      </w:r>
      <w:r w:rsidR="00EB7493">
        <w:t>2</w:t>
      </w:r>
      <w:r w:rsidR="004B5671">
        <w:t>, UC 3.2.</w:t>
      </w:r>
      <w:r w:rsidR="00EB7493">
        <w:t>3</w:t>
      </w:r>
      <w:r w:rsidR="004B5671">
        <w:t>, UC 3.2.</w:t>
      </w:r>
      <w:r w:rsidR="00EB7493">
        <w:t>4</w:t>
      </w:r>
      <w:r>
        <w:t>).</w:t>
      </w:r>
    </w:p>
    <w:p w14:paraId="7EF77FD8" w14:textId="77777777" w:rsidR="0080133A" w:rsidRDefault="007A17E8" w:rsidP="0080133A">
      <w:pPr>
        <w:pStyle w:val="Requirement"/>
      </w:pPr>
      <w:r>
        <w:lastRenderedPageBreak/>
        <w:t>L5.SCH.1</w:t>
      </w:r>
      <w:r w:rsidR="00495249">
        <w:t>2</w:t>
      </w:r>
      <w:r>
        <w:tab/>
        <w:t xml:space="preserve">The service shall support configuration on the kinds of indexes maintained on </w:t>
      </w:r>
      <w:r w:rsidR="003877D0">
        <w:t xml:space="preserve">indexed </w:t>
      </w:r>
      <w:r>
        <w:t>data, including indexes that differ by data type, by data conversion, by index generation methodology, and by metadata maintenance for result annotation</w:t>
      </w:r>
      <w:r w:rsidR="00611B69">
        <w:t>.</w:t>
      </w:r>
      <w:r>
        <w:t xml:space="preserve"> (L4.QRY.1, L4.QRY.2</w:t>
      </w:r>
      <w:r w:rsidR="00D14DEB">
        <w:t>, UC 3.2.</w:t>
      </w:r>
      <w:r w:rsidR="00EB7493">
        <w:t>1</w:t>
      </w:r>
      <w:r>
        <w:t>).</w:t>
      </w:r>
    </w:p>
    <w:p w14:paraId="77F076F4" w14:textId="77777777" w:rsidR="0085472E" w:rsidRPr="00612573" w:rsidRDefault="004222EE" w:rsidP="0080133A">
      <w:pPr>
        <w:pStyle w:val="Requirement"/>
      </w:pPr>
      <w:r>
        <w:t>L5.SCH.1</w:t>
      </w:r>
      <w:r w:rsidR="00495249">
        <w:t>3</w:t>
      </w:r>
      <w:r>
        <w:tab/>
        <w:t>The service shall</w:t>
      </w:r>
      <w:r w:rsidR="003B3BB0">
        <w:t xml:space="preserve"> capture metrics pertaining to its search indexes usage and contents</w:t>
      </w:r>
      <w:r>
        <w:t>. (L4.QRY.1, L4.QRY.2</w:t>
      </w:r>
      <w:r w:rsidR="00EB7493">
        <w:t>, UC 3.2.1</w:t>
      </w:r>
      <w:r>
        <w:t>).</w:t>
      </w:r>
    </w:p>
    <w:p w14:paraId="5F1067A6" w14:textId="77777777" w:rsidR="0085472E" w:rsidRDefault="0085472E" w:rsidP="0085472E"/>
    <w:p w14:paraId="136532A2" w14:textId="77777777" w:rsidR="0080133A" w:rsidRDefault="0080133A" w:rsidP="0085472E"/>
    <w:p w14:paraId="2C5436D6" w14:textId="77777777" w:rsidR="0080133A" w:rsidRDefault="007A17E8" w:rsidP="0080133A">
      <w:pPr>
        <w:pStyle w:val="Requirement"/>
      </w:pPr>
      <w:r>
        <w:br w:type="page"/>
      </w:r>
    </w:p>
    <w:p w14:paraId="35C87C3F" w14:textId="77777777" w:rsidR="0080133A" w:rsidRDefault="007A17E8" w:rsidP="0080133A">
      <w:pPr>
        <w:pStyle w:val="Heading1"/>
      </w:pPr>
      <w:bookmarkStart w:id="468" w:name="_Toc239664382"/>
      <w:r>
        <w:lastRenderedPageBreak/>
        <w:t>Design Philosophy, Assumptions, and Constraints</w:t>
      </w:r>
      <w:bookmarkEnd w:id="468"/>
    </w:p>
    <w:p w14:paraId="675341D2" w14:textId="77777777" w:rsidR="0080133A" w:rsidRDefault="007A17E8" w:rsidP="0080133A">
      <w:pPr>
        <w:jc w:val="both"/>
      </w:pPr>
      <w:r>
        <w:t xml:space="preserve">The intent of the </w:t>
      </w:r>
      <w:r w:rsidR="00AA0A6C">
        <w:t>Search service</w:t>
      </w:r>
      <w:r>
        <w:t xml:space="preserve"> is to make it easy to find PDS data.  The </w:t>
      </w:r>
      <w:r w:rsidR="00AA0A6C">
        <w:t>Search service</w:t>
      </w:r>
      <w:r>
        <w:t xml:space="preserve"> itself does not contain PDS data, but instead </w:t>
      </w:r>
      <w:r w:rsidR="00071A68">
        <w:rPr>
          <w:i/>
        </w:rPr>
        <w:t>indexes</w:t>
      </w:r>
      <w:r w:rsidR="00071A68">
        <w:t xml:space="preserve"> </w:t>
      </w:r>
      <w:r>
        <w:t xml:space="preserve">them by being presented with a set of PDS data to process.  Processing examines the data and adds to the </w:t>
      </w:r>
      <w:r w:rsidR="00AA0A6C">
        <w:t>Search service</w:t>
      </w:r>
      <w:r>
        <w:t xml:space="preserve">'s indexes.  Queries scan the </w:t>
      </w:r>
      <w:r w:rsidR="00AA0A6C">
        <w:t>Search service</w:t>
      </w:r>
      <w:r>
        <w:t xml:space="preserve">'s indexes of previously </w:t>
      </w:r>
      <w:r w:rsidR="00071A68">
        <w:t xml:space="preserve">indexed </w:t>
      </w:r>
      <w:r>
        <w:t>data to find potential matches.  The service returns a sequence of URIs to the originally processed data that match, as well as any additional metadata kept in the indexes.</w:t>
      </w:r>
    </w:p>
    <w:p w14:paraId="0010F354" w14:textId="77777777" w:rsidR="0080133A" w:rsidRDefault="0080133A" w:rsidP="0080133A"/>
    <w:p w14:paraId="25538F6B" w14:textId="77777777" w:rsidR="0080133A" w:rsidRDefault="007A17E8" w:rsidP="0080133A">
      <w:pPr>
        <w:jc w:val="both"/>
      </w:pPr>
      <w:r>
        <w:t xml:space="preserve">Due to the variability of discipline-specific data, the </w:t>
      </w:r>
      <w:r w:rsidR="00AA0A6C">
        <w:t>Search service</w:t>
      </w:r>
      <w:r>
        <w:t xml:space="preserve"> does </w:t>
      </w:r>
      <w:r>
        <w:rPr>
          <w:b/>
        </w:rPr>
        <w:t>not</w:t>
      </w:r>
      <w:r>
        <w:t xml:space="preserve"> enforce a specific set of catalog indexes.  Rather, it enables each installation to configure the kinds of indexes needed to support searches.  Indexes may:</w:t>
      </w:r>
    </w:p>
    <w:p w14:paraId="11B1D4AA" w14:textId="77777777" w:rsidR="0080133A" w:rsidRDefault="0080133A" w:rsidP="0080133A"/>
    <w:p w14:paraId="6E38483C" w14:textId="77777777" w:rsidR="0080133A" w:rsidRDefault="007A17E8" w:rsidP="0080133A">
      <w:pPr>
        <w:numPr>
          <w:ilvl w:val="0"/>
          <w:numId w:val="26"/>
        </w:numPr>
      </w:pPr>
      <w:r>
        <w:t>Be of various data types (such as date &amp; time or floating point or HTML text).</w:t>
      </w:r>
    </w:p>
    <w:p w14:paraId="003814C5" w14:textId="77777777" w:rsidR="0080133A" w:rsidRDefault="007A17E8" w:rsidP="0080133A">
      <w:pPr>
        <w:numPr>
          <w:ilvl w:val="0"/>
          <w:numId w:val="26"/>
        </w:numPr>
      </w:pPr>
      <w:r>
        <w:t>Require conversion or processing (such as removal of HTML tags, or ignoring of "stop words" like definite articles, prepositions, and the like).</w:t>
      </w:r>
    </w:p>
    <w:p w14:paraId="02817D7F" w14:textId="77777777" w:rsidR="0080133A" w:rsidRDefault="007A17E8" w:rsidP="0080133A">
      <w:pPr>
        <w:numPr>
          <w:ilvl w:val="0"/>
          <w:numId w:val="26"/>
        </w:numPr>
      </w:pPr>
      <w:r>
        <w:t>Display in search results as metadata annotations.</w:t>
      </w:r>
    </w:p>
    <w:p w14:paraId="3CB81FE5" w14:textId="77777777" w:rsidR="0080133A" w:rsidRDefault="0080133A" w:rsidP="0080133A"/>
    <w:p w14:paraId="7EAC633A" w14:textId="77777777" w:rsidR="0085472E" w:rsidRDefault="007A17E8" w:rsidP="0080133A">
      <w:pPr>
        <w:jc w:val="both"/>
      </w:pPr>
      <w:r>
        <w:t xml:space="preserve">The </w:t>
      </w:r>
      <w:r w:rsidR="00AA0A6C">
        <w:t>Search service</w:t>
      </w:r>
      <w:r>
        <w:t xml:space="preserve"> does not </w:t>
      </w:r>
      <w:r w:rsidRPr="00C05BCC">
        <w:rPr>
          <w:i/>
        </w:rPr>
        <w:t>ingest</w:t>
      </w:r>
      <w:r>
        <w:t xml:space="preserve"> or </w:t>
      </w:r>
      <w:r w:rsidRPr="00C05BCC">
        <w:rPr>
          <w:i/>
        </w:rPr>
        <w:t>store</w:t>
      </w:r>
      <w:r>
        <w:t xml:space="preserve"> data, but instead maintains indexes </w:t>
      </w:r>
      <w:r w:rsidRPr="00C05BCC">
        <w:rPr>
          <w:i/>
        </w:rPr>
        <w:t>about</w:t>
      </w:r>
      <w:r>
        <w:t xml:space="preserve"> the data and </w:t>
      </w:r>
      <w:r w:rsidRPr="00C05BCC">
        <w:rPr>
          <w:i/>
        </w:rPr>
        <w:t>identifiers</w:t>
      </w:r>
      <w:r>
        <w:t xml:space="preserve"> (in the form of URIs) to them.  Results of a search are the identifiers, plus metadata annotations about the identifiers.  It is then up to the client program or end user to examine the metadata annotations and choose whether to retrieve the identified data.  We expect that in most if not all cases the URIs will take the form of URLs that enable retrieval of data directly by virtually any browser or with some rudimentary data movement software.</w:t>
      </w:r>
    </w:p>
    <w:p w14:paraId="36679A30" w14:textId="77777777" w:rsidR="0085472E" w:rsidRDefault="0085472E" w:rsidP="0080133A">
      <w:pPr>
        <w:jc w:val="both"/>
      </w:pPr>
    </w:p>
    <w:p w14:paraId="3F92EF7D" w14:textId="77777777" w:rsidR="0080133A" w:rsidRDefault="0080133A" w:rsidP="0080133A">
      <w:pPr>
        <w:jc w:val="both"/>
      </w:pPr>
    </w:p>
    <w:p w14:paraId="02FA7644" w14:textId="77777777" w:rsidR="0080133A" w:rsidRDefault="007A17E8" w:rsidP="0080133A">
      <w:pPr>
        <w:pStyle w:val="Heading1"/>
      </w:pPr>
      <w:r>
        <w:br w:type="page"/>
      </w:r>
      <w:bookmarkStart w:id="469" w:name="_Toc239664383"/>
      <w:r>
        <w:lastRenderedPageBreak/>
        <w:t>Architectural Design</w:t>
      </w:r>
      <w:bookmarkEnd w:id="469"/>
    </w:p>
    <w:p w14:paraId="5D97B8BD" w14:textId="77777777" w:rsidR="0080133A" w:rsidRDefault="0080133A" w:rsidP="0080133A"/>
    <w:p w14:paraId="209700AF" w14:textId="77777777" w:rsidR="0080133A" w:rsidRDefault="007A17E8" w:rsidP="0080133A">
      <w:pPr>
        <w:jc w:val="both"/>
      </w:pPr>
      <w:r>
        <w:t xml:space="preserve">The architectural design includes the components that comprise the </w:t>
      </w:r>
      <w:r w:rsidR="00AA0A6C">
        <w:t>Search service</w:t>
      </w:r>
      <w:r>
        <w:t xml:space="preserve"> as well as both internal and external interfaces with the service and the data model of which it takes advantage.</w:t>
      </w:r>
    </w:p>
    <w:p w14:paraId="5C01F1C5" w14:textId="77777777" w:rsidR="0080133A" w:rsidRDefault="0080133A" w:rsidP="0080133A"/>
    <w:p w14:paraId="51A4F53F" w14:textId="77777777" w:rsidR="0080133A" w:rsidRDefault="00CC76C7" w:rsidP="0080133A">
      <w:pPr>
        <w:pStyle w:val="Heading2"/>
      </w:pPr>
      <w:bookmarkStart w:id="470" w:name="_Toc239664384"/>
      <w:r>
        <w:t xml:space="preserve">Component </w:t>
      </w:r>
      <w:r w:rsidR="007A17E8">
        <w:t>Architecture</w:t>
      </w:r>
      <w:bookmarkEnd w:id="470"/>
    </w:p>
    <w:p w14:paraId="40615431" w14:textId="77777777" w:rsidR="008D5ECB" w:rsidRDefault="008D5ECB">
      <w:pPr>
        <w:jc w:val="both"/>
      </w:pPr>
    </w:p>
    <w:p w14:paraId="70E7C1A0" w14:textId="77777777" w:rsidR="008D5ECB" w:rsidRDefault="007962F2">
      <w:pPr>
        <w:jc w:val="both"/>
      </w:pPr>
      <w:r>
        <w:fldChar w:fldCharType="begin"/>
      </w:r>
      <w:r w:rsidR="00124F8A">
        <w:instrText xml:space="preserve"> REF _Ref156469415 \h </w:instrText>
      </w:r>
      <w:r>
        <w:fldChar w:fldCharType="separate"/>
      </w:r>
      <w:r w:rsidR="00E721EE">
        <w:t xml:space="preserve">Figure </w:t>
      </w:r>
      <w:r w:rsidR="00E721EE">
        <w:rPr>
          <w:noProof/>
        </w:rPr>
        <w:t>10</w:t>
      </w:r>
      <w:r>
        <w:fldChar w:fldCharType="end"/>
      </w:r>
      <w:r w:rsidR="00124F8A">
        <w:t xml:space="preserve"> details the high-level architecture and interactions of the Search service.</w:t>
      </w:r>
    </w:p>
    <w:p w14:paraId="05FC1190" w14:textId="77777777" w:rsidR="008D5ECB" w:rsidRDefault="008D5ECB">
      <w:pPr>
        <w:jc w:val="both"/>
      </w:pPr>
    </w:p>
    <w:p w14:paraId="323A6D4C" w14:textId="77777777" w:rsidR="008D5ECB" w:rsidRDefault="00BB1923">
      <w:pPr>
        <w:pStyle w:val="Figure"/>
      </w:pPr>
      <w:r>
        <w:rPr>
          <w:noProof/>
        </w:rPr>
        <w:drawing>
          <wp:inline distT="0" distB="0" distL="0" distR="0" wp14:anchorId="064E610B" wp14:editId="07ED87A4">
            <wp:extent cx="5486400" cy="4921885"/>
            <wp:effectExtent l="25400" t="0" r="0" b="0"/>
            <wp:docPr id="8" name="Picture 7" descr="pds2010_search_design_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search_design_arch1.jpg"/>
                    <pic:cNvPicPr/>
                  </pic:nvPicPr>
                  <pic:blipFill>
                    <a:blip r:embed="rId26"/>
                    <a:stretch>
                      <a:fillRect/>
                    </a:stretch>
                  </pic:blipFill>
                  <pic:spPr>
                    <a:xfrm>
                      <a:off x="0" y="0"/>
                      <a:ext cx="5486400" cy="4921885"/>
                    </a:xfrm>
                    <a:prstGeom prst="rect">
                      <a:avLst/>
                    </a:prstGeom>
                  </pic:spPr>
                </pic:pic>
              </a:graphicData>
            </a:graphic>
          </wp:inline>
        </w:drawing>
      </w:r>
    </w:p>
    <w:p w14:paraId="067FC7FE" w14:textId="77777777" w:rsidR="008D5ECB" w:rsidRDefault="008D5ECB">
      <w:pPr>
        <w:keepNext/>
      </w:pPr>
    </w:p>
    <w:p w14:paraId="6F280468" w14:textId="77777777" w:rsidR="008D5ECB" w:rsidRDefault="00124F8A">
      <w:pPr>
        <w:pStyle w:val="Caption"/>
        <w:keepNext/>
      </w:pPr>
      <w:bookmarkStart w:id="471" w:name="_Ref156469415"/>
      <w:r>
        <w:t xml:space="preserve">Figure </w:t>
      </w:r>
      <w:r w:rsidR="007962F2">
        <w:fldChar w:fldCharType="begin"/>
      </w:r>
      <w:r>
        <w:instrText xml:space="preserve"> SEQ Figure \* ARABIC </w:instrText>
      </w:r>
      <w:r w:rsidR="007962F2">
        <w:fldChar w:fldCharType="separate"/>
      </w:r>
      <w:r w:rsidR="00E721EE">
        <w:rPr>
          <w:noProof/>
        </w:rPr>
        <w:t>10</w:t>
      </w:r>
      <w:r w:rsidR="007962F2">
        <w:fldChar w:fldCharType="end"/>
      </w:r>
      <w:bookmarkEnd w:id="471"/>
      <w:r>
        <w:t>. High-level architecture and interactions of the Search service.</w:t>
      </w:r>
    </w:p>
    <w:p w14:paraId="6D3DFF44" w14:textId="77777777" w:rsidR="008D5ECB" w:rsidRDefault="008D5ECB">
      <w:pPr>
        <w:jc w:val="both"/>
      </w:pPr>
    </w:p>
    <w:p w14:paraId="7E76CCB5" w14:textId="77777777" w:rsidR="005E5525" w:rsidRDefault="000B1A55">
      <w:pPr>
        <w:jc w:val="both"/>
      </w:pPr>
      <w:r>
        <w:t xml:space="preserve">The Data Consumer Portal component in the above diagram represents the </w:t>
      </w:r>
      <w:r w:rsidR="00494C15">
        <w:t xml:space="preserve">user interface to the Search service including Node-developed browser-based implementations and other applications that may access the service directly via </w:t>
      </w:r>
      <w:r w:rsidR="00494C15">
        <w:lastRenderedPageBreak/>
        <w:t xml:space="preserve">the REST-based HTTP interface. </w:t>
      </w:r>
      <w:r w:rsidR="00AB524A">
        <w:t>The REST-based interface allows for more than one query language to be utilized. A PDS-specific query language will be implemented first. Other possible query languages include the Planetary Data Access Protocol (PDAP).</w:t>
      </w:r>
    </w:p>
    <w:p w14:paraId="2E984972" w14:textId="77777777" w:rsidR="005E5525" w:rsidRDefault="005E5525">
      <w:pPr>
        <w:jc w:val="both"/>
      </w:pPr>
    </w:p>
    <w:p w14:paraId="23466079" w14:textId="77777777" w:rsidR="008D5ECB" w:rsidRDefault="00AB524A">
      <w:pPr>
        <w:jc w:val="both"/>
      </w:pPr>
      <w:r>
        <w:t xml:space="preserve">The architecture also provides for multiple data sources. The initial and main data source is an indexed metadata search engine. </w:t>
      </w:r>
      <w:r w:rsidR="005E5525">
        <w:t xml:space="preserve">Due to its prevalent use with PDS already, Apache’s Solr will be utilized. Although Solr will satisfy the great majority of PDS search requirements, the architecture will allow for other data sources such as geometry engines and triple store solutions. </w:t>
      </w:r>
      <w:r w:rsidR="001163B5">
        <w:t xml:space="preserve">The </w:t>
      </w:r>
      <w:r w:rsidR="005E5525">
        <w:t>search engine will pull from three</w:t>
      </w:r>
      <w:r w:rsidR="001163B5">
        <w:t xml:space="preserve"> types of metadata sources for index generation:</w:t>
      </w:r>
    </w:p>
    <w:p w14:paraId="5DEFD56D" w14:textId="77777777" w:rsidR="008D5ECB" w:rsidRDefault="008D5ECB">
      <w:pPr>
        <w:jc w:val="both"/>
      </w:pPr>
    </w:p>
    <w:p w14:paraId="54DB9DC6" w14:textId="77777777" w:rsidR="001163B5" w:rsidRPr="00C63B1D" w:rsidRDefault="001163B5" w:rsidP="001163B5">
      <w:pPr>
        <w:ind w:left="720"/>
        <w:jc w:val="both"/>
        <w:rPr>
          <w:b/>
        </w:rPr>
      </w:pPr>
      <w:r>
        <w:rPr>
          <w:b/>
        </w:rPr>
        <w:t>Registry(s)</w:t>
      </w:r>
    </w:p>
    <w:p w14:paraId="08409358" w14:textId="77777777" w:rsidR="001163B5" w:rsidRDefault="001163B5" w:rsidP="001163B5">
      <w:pPr>
        <w:ind w:left="720"/>
        <w:jc w:val="both"/>
      </w:pPr>
      <w:r>
        <w:t>This component represents the PDS Registry service and will be the main source of metadata for each of the Search service deployments. Depending on the scope of a given Search service instance, the service may need to retrieve metadata from more than one Registry service.</w:t>
      </w:r>
    </w:p>
    <w:p w14:paraId="3061455A" w14:textId="77777777" w:rsidR="001163B5" w:rsidRDefault="001163B5" w:rsidP="001163B5">
      <w:pPr>
        <w:ind w:left="720"/>
        <w:jc w:val="both"/>
      </w:pPr>
    </w:p>
    <w:p w14:paraId="1EAE51E2" w14:textId="77777777" w:rsidR="001163B5" w:rsidRPr="00C63B1D" w:rsidRDefault="001163B5" w:rsidP="001163B5">
      <w:pPr>
        <w:ind w:left="720"/>
        <w:jc w:val="both"/>
        <w:rPr>
          <w:b/>
        </w:rPr>
      </w:pPr>
      <w:r>
        <w:rPr>
          <w:b/>
        </w:rPr>
        <w:t>Metadata Source</w:t>
      </w:r>
    </w:p>
    <w:p w14:paraId="208809D2" w14:textId="77777777" w:rsidR="001163B5" w:rsidRDefault="00BB1923" w:rsidP="001163B5">
      <w:pPr>
        <w:ind w:left="720"/>
        <w:jc w:val="both"/>
      </w:pPr>
      <w:r>
        <w:t>This</w:t>
      </w:r>
      <w:r w:rsidR="00BB2320">
        <w:t xml:space="preserve"> source of metadata is somewhat undefined. One example of a metadata source is the PDS3 index table that accompanies a data set. This table contains additional or updated information for each product in the data set that </w:t>
      </w:r>
      <w:r w:rsidR="007E3788">
        <w:t>cannot</w:t>
      </w:r>
      <w:r w:rsidR="00BB2320">
        <w:t xml:space="preserve"> be found in the product labels.</w:t>
      </w:r>
      <w:r w:rsidR="007E3788">
        <w:t xml:space="preserve"> Other possible sources would serve the similar purpose of augmenting the metadata for a product </w:t>
      </w:r>
      <w:r>
        <w:t xml:space="preserve">registered </w:t>
      </w:r>
      <w:r w:rsidR="007E3788">
        <w:t>in a Registry service instance.</w:t>
      </w:r>
    </w:p>
    <w:p w14:paraId="1DED720A" w14:textId="77777777" w:rsidR="00BB1923" w:rsidRDefault="00BB1923" w:rsidP="001163B5">
      <w:pPr>
        <w:ind w:left="720"/>
        <w:jc w:val="both"/>
      </w:pPr>
    </w:p>
    <w:p w14:paraId="393CBEAD" w14:textId="77777777" w:rsidR="00BB1923" w:rsidRPr="00FA3E6A" w:rsidRDefault="00BB1923" w:rsidP="001163B5">
      <w:pPr>
        <w:ind w:left="720"/>
        <w:jc w:val="both"/>
        <w:rPr>
          <w:b/>
        </w:rPr>
      </w:pPr>
      <w:r w:rsidRPr="00FA3E6A">
        <w:rPr>
          <w:b/>
        </w:rPr>
        <w:t>Legacy Search Services(s)</w:t>
      </w:r>
    </w:p>
    <w:p w14:paraId="6A6BD2E7" w14:textId="77777777" w:rsidR="00BB1923" w:rsidRDefault="004A293E" w:rsidP="001163B5">
      <w:pPr>
        <w:ind w:left="720"/>
        <w:jc w:val="both"/>
      </w:pPr>
      <w:r>
        <w:t>In order to accommodate existing search services available from the Nodes, the metadata contained within these services will be extracted and indexed in the same manner as the metadata contained within the Registry service instances.</w:t>
      </w:r>
    </w:p>
    <w:p w14:paraId="4586E2E0" w14:textId="77777777" w:rsidR="00124F8A" w:rsidRDefault="00124F8A" w:rsidP="007E3788">
      <w:pPr>
        <w:jc w:val="both"/>
      </w:pPr>
    </w:p>
    <w:p w14:paraId="62BA87FC" w14:textId="77777777" w:rsidR="00B01722" w:rsidRDefault="007962F2" w:rsidP="007E3788">
      <w:pPr>
        <w:jc w:val="both"/>
      </w:pPr>
      <w:r>
        <w:fldChar w:fldCharType="begin"/>
      </w:r>
      <w:r w:rsidR="00B01722">
        <w:instrText xml:space="preserve"> REF _Ref156472192 \h </w:instrText>
      </w:r>
      <w:r>
        <w:fldChar w:fldCharType="separate"/>
      </w:r>
      <w:r w:rsidR="00E721EE">
        <w:t xml:space="preserve">Figure </w:t>
      </w:r>
      <w:r w:rsidR="00E721EE">
        <w:rPr>
          <w:noProof/>
        </w:rPr>
        <w:t>11</w:t>
      </w:r>
      <w:r>
        <w:fldChar w:fldCharType="end"/>
      </w:r>
      <w:r w:rsidR="00B01722">
        <w:t xml:space="preserve"> details the two main deployment scenarios for the Search service along with depicting its place within the bigger picture</w:t>
      </w:r>
      <w:r w:rsidR="00110B82">
        <w:t xml:space="preserve"> of the </w:t>
      </w:r>
      <w:del w:id="472" w:author="Sean Hardman" w:date="2013-09-01T13:59:00Z">
        <w:r w:rsidR="00110B82" w:rsidDel="00FA3E6A">
          <w:delText>PDS 2010</w:delText>
        </w:r>
      </w:del>
      <w:ins w:id="473" w:author="Sean Hardman" w:date="2013-09-01T13:59:00Z">
        <w:r w:rsidR="00FA3E6A">
          <w:t>PDS4</w:t>
        </w:r>
      </w:ins>
      <w:r w:rsidR="00110B82">
        <w:t xml:space="preserve"> system</w:t>
      </w:r>
      <w:r w:rsidR="00B01722">
        <w:t>.</w:t>
      </w:r>
    </w:p>
    <w:p w14:paraId="28FFBBDE" w14:textId="77777777" w:rsidR="00B01722" w:rsidRDefault="00B01722" w:rsidP="007E3788">
      <w:pPr>
        <w:jc w:val="both"/>
      </w:pPr>
    </w:p>
    <w:p w14:paraId="75D70E02" w14:textId="77777777" w:rsidR="008D5ECB" w:rsidRDefault="008D5ECB">
      <w:pPr>
        <w:pStyle w:val="Figure"/>
      </w:pPr>
      <w:r>
        <w:rPr>
          <w:noProof/>
        </w:rPr>
        <w:lastRenderedPageBreak/>
        <w:drawing>
          <wp:inline distT="0" distB="0" distL="0" distR="0" wp14:anchorId="3E794B3C" wp14:editId="4E482087">
            <wp:extent cx="4436110" cy="4204970"/>
            <wp:effectExtent l="25400" t="0" r="8890" b="0"/>
            <wp:docPr id="19" name="Picture 18" descr="pds2010_search_design_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search_design_arch2.jpg"/>
                    <pic:cNvPicPr/>
                  </pic:nvPicPr>
                  <pic:blipFill>
                    <a:blip r:embed="rId27"/>
                    <a:stretch>
                      <a:fillRect/>
                    </a:stretch>
                  </pic:blipFill>
                  <pic:spPr>
                    <a:xfrm>
                      <a:off x="0" y="0"/>
                      <a:ext cx="4436110" cy="4204970"/>
                    </a:xfrm>
                    <a:prstGeom prst="rect">
                      <a:avLst/>
                    </a:prstGeom>
                  </pic:spPr>
                </pic:pic>
              </a:graphicData>
            </a:graphic>
          </wp:inline>
        </w:drawing>
      </w:r>
    </w:p>
    <w:p w14:paraId="5641652D" w14:textId="77777777" w:rsidR="008D5ECB" w:rsidRDefault="008D5ECB">
      <w:pPr>
        <w:keepNext/>
        <w:jc w:val="both"/>
      </w:pPr>
    </w:p>
    <w:p w14:paraId="25D35254" w14:textId="77777777" w:rsidR="008D5ECB" w:rsidRDefault="00B01722">
      <w:pPr>
        <w:pStyle w:val="Caption"/>
        <w:keepNext/>
      </w:pPr>
      <w:bookmarkStart w:id="474" w:name="_Ref156472192"/>
      <w:r>
        <w:t xml:space="preserve">Figure </w:t>
      </w:r>
      <w:r w:rsidR="007962F2">
        <w:fldChar w:fldCharType="begin"/>
      </w:r>
      <w:r>
        <w:instrText xml:space="preserve"> SEQ Figure \* ARABIC </w:instrText>
      </w:r>
      <w:r w:rsidR="007962F2">
        <w:fldChar w:fldCharType="separate"/>
      </w:r>
      <w:r w:rsidR="00E721EE">
        <w:rPr>
          <w:noProof/>
        </w:rPr>
        <w:t>11</w:t>
      </w:r>
      <w:r w:rsidR="007962F2">
        <w:fldChar w:fldCharType="end"/>
      </w:r>
      <w:bookmarkEnd w:id="474"/>
      <w:r>
        <w:t>. Deployment scenarios for the Search service.</w:t>
      </w:r>
    </w:p>
    <w:p w14:paraId="370A3855" w14:textId="77777777" w:rsidR="00B01722" w:rsidRDefault="00B01722" w:rsidP="007E3788">
      <w:pPr>
        <w:jc w:val="both"/>
      </w:pPr>
    </w:p>
    <w:p w14:paraId="1E1FEA3A" w14:textId="77777777" w:rsidR="004C10AD" w:rsidRDefault="00FC58F8" w:rsidP="007E3788">
      <w:pPr>
        <w:jc w:val="both"/>
      </w:pPr>
      <w:r>
        <w:t>The diagram above depicts two instances of the Search service</w:t>
      </w:r>
      <w:r w:rsidR="00E25E22">
        <w:t>:</w:t>
      </w:r>
    </w:p>
    <w:p w14:paraId="49696246" w14:textId="77777777" w:rsidR="004C10AD" w:rsidRDefault="004C10AD" w:rsidP="007E3788">
      <w:pPr>
        <w:jc w:val="both"/>
      </w:pPr>
    </w:p>
    <w:p w14:paraId="6AEC01E7" w14:textId="77777777" w:rsidR="00FC58F8" w:rsidRPr="00C63B1D" w:rsidRDefault="00E25E22" w:rsidP="00FC58F8">
      <w:pPr>
        <w:ind w:left="720"/>
        <w:jc w:val="both"/>
        <w:rPr>
          <w:b/>
        </w:rPr>
      </w:pPr>
      <w:r>
        <w:rPr>
          <w:b/>
        </w:rPr>
        <w:t xml:space="preserve">Hosted at the </w:t>
      </w:r>
      <w:r w:rsidR="00FC58F8">
        <w:rPr>
          <w:b/>
        </w:rPr>
        <w:t>Engineering Node</w:t>
      </w:r>
    </w:p>
    <w:p w14:paraId="7B11D906" w14:textId="77777777" w:rsidR="00FC58F8" w:rsidRDefault="00E25E22" w:rsidP="00FC58F8">
      <w:pPr>
        <w:ind w:left="720"/>
        <w:jc w:val="both"/>
      </w:pPr>
      <w:r>
        <w:t xml:space="preserve">As depicted in the diagram above, metadata from the various Registry service instances throughout PDS are replicated and </w:t>
      </w:r>
      <w:r w:rsidR="004B7D8D">
        <w:t>stored</w:t>
      </w:r>
      <w:r>
        <w:t xml:space="preserve"> in an aggregate instance of the Registry service hosted at the Engineering Node</w:t>
      </w:r>
      <w:r w:rsidR="004B7D8D">
        <w:t xml:space="preserve"> (EN)</w:t>
      </w:r>
      <w:r>
        <w:t xml:space="preserve">. </w:t>
      </w:r>
      <w:r w:rsidR="004B7D8D">
        <w:t xml:space="preserve">This Registry service instance is the source of catalog metadata for the Search service instance also hosted at the EN. This instance of the Search service will </w:t>
      </w:r>
      <w:r w:rsidR="00F87A59">
        <w:t>support the high-level search interfaces found on the PDS home page.</w:t>
      </w:r>
    </w:p>
    <w:p w14:paraId="76BFC0C6" w14:textId="77777777" w:rsidR="00FC58F8" w:rsidRDefault="00FC58F8" w:rsidP="00FC58F8">
      <w:pPr>
        <w:ind w:left="720"/>
        <w:jc w:val="both"/>
      </w:pPr>
    </w:p>
    <w:p w14:paraId="3553670A" w14:textId="77777777" w:rsidR="00FC58F8" w:rsidRPr="00C63B1D" w:rsidRDefault="00E25E22" w:rsidP="00FC58F8">
      <w:pPr>
        <w:ind w:left="720"/>
        <w:jc w:val="both"/>
        <w:rPr>
          <w:b/>
        </w:rPr>
      </w:pPr>
      <w:r>
        <w:rPr>
          <w:b/>
        </w:rPr>
        <w:t xml:space="preserve">Hosted at the </w:t>
      </w:r>
      <w:r w:rsidR="00FC58F8">
        <w:rPr>
          <w:b/>
        </w:rPr>
        <w:t>Discipline Node</w:t>
      </w:r>
      <w:r>
        <w:rPr>
          <w:b/>
        </w:rPr>
        <w:t>(s)</w:t>
      </w:r>
    </w:p>
    <w:p w14:paraId="5BA4AEE4" w14:textId="77777777" w:rsidR="00FC58F8" w:rsidRDefault="00FC58F8" w:rsidP="00FC58F8">
      <w:pPr>
        <w:ind w:left="720"/>
        <w:jc w:val="both"/>
      </w:pPr>
      <w:r>
        <w:t>The plan is to have a local instance of the Search</w:t>
      </w:r>
      <w:r w:rsidR="00E25E22">
        <w:t xml:space="preserve"> service installed at each Node to support discipline-specific search needs. This instance would only be necessary if the Node chose to generate and host a discipline-specific search index to </w:t>
      </w:r>
      <w:r w:rsidR="00F87A59">
        <w:t>support</w:t>
      </w:r>
      <w:r w:rsidR="00E25E22">
        <w:t xml:space="preserve"> a custom-built search interface for their users.</w:t>
      </w:r>
    </w:p>
    <w:p w14:paraId="57D64CE0" w14:textId="77777777" w:rsidR="008D5ECB" w:rsidRDefault="008D5ECB">
      <w:pPr>
        <w:jc w:val="both"/>
      </w:pPr>
    </w:p>
    <w:p w14:paraId="5350045E" w14:textId="77777777" w:rsidR="0080133A" w:rsidRDefault="007A17E8" w:rsidP="00FA3E6A">
      <w:pPr>
        <w:pStyle w:val="Heading2"/>
      </w:pPr>
      <w:bookmarkStart w:id="475" w:name="_Toc239664385"/>
      <w:r>
        <w:lastRenderedPageBreak/>
        <w:t>External Interface Design</w:t>
      </w:r>
      <w:bookmarkEnd w:id="475"/>
    </w:p>
    <w:p w14:paraId="3FC45F91" w14:textId="77777777" w:rsidR="0080133A" w:rsidRDefault="0080133A" w:rsidP="00FA3E6A">
      <w:pPr>
        <w:keepNext/>
      </w:pPr>
    </w:p>
    <w:p w14:paraId="6B931A36" w14:textId="77777777" w:rsidR="001857C2" w:rsidRDefault="001857C2" w:rsidP="00FA3E6A">
      <w:pPr>
        <w:keepNext/>
        <w:jc w:val="both"/>
      </w:pPr>
      <w:r>
        <w:t>The Search service offers a REST-based or REST-like external interface that is accessible via the Hypertext Transfer Protocol (HTTP). A REST-based interface exhibits the following characteristics:</w:t>
      </w:r>
    </w:p>
    <w:p w14:paraId="05616FF9" w14:textId="77777777" w:rsidR="001857C2" w:rsidRDefault="001857C2" w:rsidP="001857C2">
      <w:pPr>
        <w:jc w:val="both"/>
      </w:pPr>
    </w:p>
    <w:p w14:paraId="06115BBB" w14:textId="77777777" w:rsidR="001857C2" w:rsidRDefault="001857C2" w:rsidP="001857C2">
      <w:pPr>
        <w:numPr>
          <w:ilvl w:val="0"/>
          <w:numId w:val="29"/>
        </w:numPr>
        <w:jc w:val="both"/>
      </w:pPr>
      <w:r>
        <w:t>A URL assigned to every resource</w:t>
      </w:r>
    </w:p>
    <w:p w14:paraId="62F8D838" w14:textId="77777777" w:rsidR="001857C2" w:rsidRDefault="001857C2" w:rsidP="001857C2">
      <w:pPr>
        <w:numPr>
          <w:ilvl w:val="0"/>
          <w:numId w:val="29"/>
        </w:numPr>
        <w:jc w:val="both"/>
      </w:pPr>
      <w:r>
        <w:t>Formulate URLs in a predictable manner</w:t>
      </w:r>
    </w:p>
    <w:p w14:paraId="7F8BBA86" w14:textId="77777777" w:rsidR="001857C2" w:rsidRDefault="001857C2" w:rsidP="001857C2">
      <w:pPr>
        <w:numPr>
          <w:ilvl w:val="0"/>
          <w:numId w:val="29"/>
        </w:numPr>
        <w:jc w:val="both"/>
      </w:pPr>
      <w:r>
        <w:t>Use HTTP methods for actions on a resource (GET, POST, PUT and DELETE)</w:t>
      </w:r>
    </w:p>
    <w:p w14:paraId="2E7FB33F" w14:textId="77777777" w:rsidR="001857C2" w:rsidRDefault="001857C2" w:rsidP="001857C2">
      <w:pPr>
        <w:numPr>
          <w:ilvl w:val="0"/>
          <w:numId w:val="29"/>
        </w:numPr>
        <w:jc w:val="both"/>
      </w:pPr>
      <w:r w:rsidRPr="008A4416">
        <w:t>Leverage HTTP protocol headers and response codes where applicable</w:t>
      </w:r>
    </w:p>
    <w:p w14:paraId="740C486F" w14:textId="77777777" w:rsidR="001857C2" w:rsidRDefault="001857C2" w:rsidP="001857C2">
      <w:pPr>
        <w:jc w:val="both"/>
      </w:pPr>
    </w:p>
    <w:p w14:paraId="1643AE48" w14:textId="77777777" w:rsidR="001857C2" w:rsidRDefault="001857C2" w:rsidP="001857C2">
      <w:pPr>
        <w:jc w:val="both"/>
      </w:pPr>
      <w:r>
        <w:t>The goals for the interface are as follows:</w:t>
      </w:r>
    </w:p>
    <w:p w14:paraId="3D81BF9F" w14:textId="77777777" w:rsidR="001857C2" w:rsidRDefault="001857C2" w:rsidP="001857C2">
      <w:pPr>
        <w:jc w:val="both"/>
      </w:pPr>
    </w:p>
    <w:p w14:paraId="35A10AD5" w14:textId="77777777" w:rsidR="001857C2" w:rsidRDefault="001857C2" w:rsidP="001857C2">
      <w:pPr>
        <w:numPr>
          <w:ilvl w:val="0"/>
          <w:numId w:val="30"/>
        </w:numPr>
        <w:jc w:val="both"/>
      </w:pPr>
      <w:r>
        <w:t>Keep the service simple and refrain from adding too much functionality</w:t>
      </w:r>
    </w:p>
    <w:p w14:paraId="7E295F92" w14:textId="77777777" w:rsidR="001857C2" w:rsidRDefault="001857C2" w:rsidP="001857C2">
      <w:pPr>
        <w:numPr>
          <w:ilvl w:val="0"/>
          <w:numId w:val="30"/>
        </w:numPr>
        <w:jc w:val="both"/>
      </w:pPr>
      <w:r>
        <w:t>Allow messaging in the form of XML or JavaScript Object Notation (JSON)</w:t>
      </w:r>
    </w:p>
    <w:p w14:paraId="14446E36" w14:textId="77777777" w:rsidR="001857C2" w:rsidRDefault="001857C2" w:rsidP="001857C2">
      <w:pPr>
        <w:numPr>
          <w:ilvl w:val="0"/>
          <w:numId w:val="30"/>
        </w:numPr>
        <w:jc w:val="both"/>
      </w:pPr>
      <w:r>
        <w:t>Allow for extensibility as new artifact types are defined</w:t>
      </w:r>
    </w:p>
    <w:p w14:paraId="2044BEFF" w14:textId="77777777" w:rsidR="001857C2" w:rsidRDefault="001857C2" w:rsidP="001857C2">
      <w:pPr>
        <w:jc w:val="both"/>
      </w:pPr>
    </w:p>
    <w:p w14:paraId="08600B04" w14:textId="77777777" w:rsidR="001857C2" w:rsidRDefault="001857C2" w:rsidP="001857C2">
      <w:pPr>
        <w:jc w:val="both"/>
      </w:pPr>
      <w:r>
        <w:t>In addition, each interface should adhere to the following:</w:t>
      </w:r>
    </w:p>
    <w:p w14:paraId="67934BC7" w14:textId="77777777" w:rsidR="001857C2" w:rsidRDefault="001857C2" w:rsidP="001857C2">
      <w:pPr>
        <w:jc w:val="both"/>
      </w:pPr>
    </w:p>
    <w:p w14:paraId="18CEFB65" w14:textId="77777777" w:rsidR="001857C2" w:rsidRDefault="001857C2" w:rsidP="001857C2">
      <w:pPr>
        <w:pStyle w:val="ListParagraph"/>
        <w:numPr>
          <w:ilvl w:val="0"/>
          <w:numId w:val="31"/>
        </w:numPr>
        <w:jc w:val="both"/>
      </w:pPr>
      <w:r>
        <w:t>Be self documenting</w:t>
      </w:r>
    </w:p>
    <w:p w14:paraId="578F0CF5" w14:textId="77777777" w:rsidR="001857C2" w:rsidRDefault="001857C2" w:rsidP="001857C2">
      <w:pPr>
        <w:pStyle w:val="ListParagraph"/>
        <w:numPr>
          <w:ilvl w:val="0"/>
          <w:numId w:val="31"/>
        </w:numPr>
        <w:jc w:val="both"/>
      </w:pPr>
      <w:r>
        <w:t>Have a defined standard response including passed parameters</w:t>
      </w:r>
    </w:p>
    <w:p w14:paraId="25F106D8" w14:textId="77777777" w:rsidR="001857C2" w:rsidRDefault="001857C2" w:rsidP="001857C2">
      <w:pPr>
        <w:pStyle w:val="ListParagraph"/>
        <w:numPr>
          <w:ilvl w:val="0"/>
          <w:numId w:val="31"/>
        </w:numPr>
        <w:jc w:val="both"/>
      </w:pPr>
      <w:r>
        <w:t>Provide a schema for the defined response</w:t>
      </w:r>
    </w:p>
    <w:p w14:paraId="2AA05F44" w14:textId="77777777" w:rsidR="001857C2" w:rsidRDefault="001857C2" w:rsidP="001857C2">
      <w:pPr>
        <w:pStyle w:val="ListParagraph"/>
        <w:numPr>
          <w:ilvl w:val="0"/>
          <w:numId w:val="31"/>
        </w:numPr>
        <w:jc w:val="both"/>
      </w:pPr>
      <w:r>
        <w:t>Provide a command-line method of execution</w:t>
      </w:r>
    </w:p>
    <w:p w14:paraId="65738287" w14:textId="77777777" w:rsidR="001857C2" w:rsidRDefault="001857C2" w:rsidP="001857C2">
      <w:pPr>
        <w:jc w:val="both"/>
      </w:pPr>
    </w:p>
    <w:p w14:paraId="1B63522E" w14:textId="77777777" w:rsidR="007E5109" w:rsidRDefault="007E5109" w:rsidP="001857C2">
      <w:pPr>
        <w:jc w:val="both"/>
      </w:pPr>
      <w:r>
        <w:t xml:space="preserve">More information on the </w:t>
      </w:r>
      <w:r w:rsidR="001E4007">
        <w:t>query language</w:t>
      </w:r>
      <w:r>
        <w:t xml:space="preserve"> is forthcoming.</w:t>
      </w:r>
    </w:p>
    <w:p w14:paraId="4C548015" w14:textId="77777777" w:rsidR="007E5109" w:rsidRDefault="007E5109" w:rsidP="001857C2">
      <w:pPr>
        <w:jc w:val="both"/>
      </w:pPr>
    </w:p>
    <w:p w14:paraId="60C28982" w14:textId="77777777" w:rsidR="0080133A" w:rsidRDefault="007A17E8" w:rsidP="0080133A">
      <w:pPr>
        <w:pStyle w:val="Heading2"/>
      </w:pPr>
      <w:bookmarkStart w:id="476" w:name="_Toc239664386"/>
      <w:r>
        <w:t>Internal Interface Design</w:t>
      </w:r>
      <w:bookmarkEnd w:id="476"/>
    </w:p>
    <w:p w14:paraId="22221EF0" w14:textId="77777777" w:rsidR="0080133A" w:rsidRDefault="0080133A" w:rsidP="0080133A"/>
    <w:p w14:paraId="1209A772" w14:textId="77777777" w:rsidR="00124F8A" w:rsidRDefault="007A17E8" w:rsidP="00124F8A">
      <w:pPr>
        <w:jc w:val="both"/>
      </w:pPr>
      <w:r>
        <w:t xml:space="preserve">The internal interfaces of the </w:t>
      </w:r>
      <w:r w:rsidR="00AA0A6C">
        <w:t>Search service</w:t>
      </w:r>
      <w:r>
        <w:t xml:space="preserve"> comprise the objects that are the major architectural “players” in its design. </w:t>
      </w:r>
      <w:r w:rsidR="007962F2">
        <w:fldChar w:fldCharType="begin"/>
      </w:r>
      <w:r w:rsidR="00F362DD">
        <w:instrText xml:space="preserve"> REF _Ref156472542 \h </w:instrText>
      </w:r>
      <w:r w:rsidR="007962F2">
        <w:fldChar w:fldCharType="separate"/>
      </w:r>
      <w:r w:rsidR="00E721EE">
        <w:t xml:space="preserve">Figure </w:t>
      </w:r>
      <w:r w:rsidR="00E721EE">
        <w:rPr>
          <w:noProof/>
        </w:rPr>
        <w:t>12</w:t>
      </w:r>
      <w:r w:rsidR="007962F2">
        <w:fldChar w:fldCharType="end"/>
      </w:r>
      <w:r w:rsidR="007962F2">
        <w:fldChar w:fldCharType="begin"/>
      </w:r>
      <w:r w:rsidR="00124F8A">
        <w:instrText xml:space="preserve"> REF _Ref130459103 \h </w:instrText>
      </w:r>
      <w:r w:rsidR="007962F2">
        <w:fldChar w:fldCharType="separate"/>
      </w:r>
      <w:r w:rsidR="00E721EE">
        <w:rPr>
          <w:b/>
        </w:rPr>
        <w:t>Error! Reference source not found.</w:t>
      </w:r>
      <w:r w:rsidR="007962F2">
        <w:fldChar w:fldCharType="end"/>
      </w:r>
      <w:r w:rsidR="00124F8A">
        <w:t xml:space="preserve"> shows a UML class diagram that depicts the architecture of the Search service.</w:t>
      </w:r>
    </w:p>
    <w:p w14:paraId="1769741E" w14:textId="77777777" w:rsidR="00124F8A" w:rsidRDefault="00124F8A" w:rsidP="00124F8A"/>
    <w:p w14:paraId="4398631D" w14:textId="77777777" w:rsidR="008D5ECB" w:rsidRDefault="008D5ECB">
      <w:pPr>
        <w:pStyle w:val="Figure"/>
        <w:keepNext/>
      </w:pPr>
      <w:r>
        <w:rPr>
          <w:noProof/>
        </w:rPr>
        <w:lastRenderedPageBreak/>
        <w:drawing>
          <wp:inline distT="0" distB="0" distL="0" distR="0" wp14:anchorId="4014ABD1" wp14:editId="7410436B">
            <wp:extent cx="5486400" cy="3515360"/>
            <wp:effectExtent l="25400" t="0" r="0" b="0"/>
            <wp:docPr id="16" name="Picture 8" descr="High level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gh level arch"/>
                    <pic:cNvPicPr>
                      <a:picLocks noChangeAspect="1" noChangeArrowheads="1"/>
                    </pic:cNvPicPr>
                  </pic:nvPicPr>
                  <pic:blipFill>
                    <a:blip r:embed="rId28"/>
                    <a:srcRect/>
                    <a:stretch>
                      <a:fillRect/>
                    </a:stretch>
                  </pic:blipFill>
                  <pic:spPr bwMode="auto">
                    <a:xfrm>
                      <a:off x="0" y="0"/>
                      <a:ext cx="5486400" cy="3515360"/>
                    </a:xfrm>
                    <a:prstGeom prst="rect">
                      <a:avLst/>
                    </a:prstGeom>
                    <a:noFill/>
                    <a:ln w="9525">
                      <a:noFill/>
                      <a:miter lim="800000"/>
                      <a:headEnd/>
                      <a:tailEnd/>
                    </a:ln>
                  </pic:spPr>
                </pic:pic>
              </a:graphicData>
            </a:graphic>
          </wp:inline>
        </w:drawing>
      </w:r>
    </w:p>
    <w:p w14:paraId="481F1C90" w14:textId="77777777" w:rsidR="008D5ECB" w:rsidRDefault="008D5ECB">
      <w:pPr>
        <w:keepNext/>
        <w:jc w:val="both"/>
      </w:pPr>
    </w:p>
    <w:p w14:paraId="6C978FA9" w14:textId="77777777" w:rsidR="008D5ECB" w:rsidRDefault="00F362DD">
      <w:pPr>
        <w:pStyle w:val="Caption"/>
        <w:keepNext/>
      </w:pPr>
      <w:bookmarkStart w:id="477" w:name="_Ref156472542"/>
      <w:r>
        <w:t xml:space="preserve">Figure </w:t>
      </w:r>
      <w:r w:rsidR="007962F2">
        <w:fldChar w:fldCharType="begin"/>
      </w:r>
      <w:r>
        <w:instrText xml:space="preserve"> SEQ Figure \* ARABIC </w:instrText>
      </w:r>
      <w:r w:rsidR="007962F2">
        <w:fldChar w:fldCharType="separate"/>
      </w:r>
      <w:r w:rsidR="00E721EE">
        <w:rPr>
          <w:noProof/>
        </w:rPr>
        <w:t>12</w:t>
      </w:r>
      <w:r w:rsidR="007962F2">
        <w:fldChar w:fldCharType="end"/>
      </w:r>
      <w:bookmarkEnd w:id="477"/>
      <w:r>
        <w:t>. Overall architecture of the Search service.</w:t>
      </w:r>
    </w:p>
    <w:p w14:paraId="0D6F2DF3" w14:textId="77777777" w:rsidR="008D5ECB" w:rsidRDefault="008D5ECB">
      <w:pPr>
        <w:jc w:val="both"/>
      </w:pPr>
    </w:p>
    <w:p w14:paraId="7D4277F3" w14:textId="77777777" w:rsidR="00E25E22" w:rsidRDefault="007A17E8">
      <w:pPr>
        <w:jc w:val="both"/>
      </w:pPr>
      <w:r>
        <w:t>This section describes each of these parts.</w:t>
      </w:r>
    </w:p>
    <w:p w14:paraId="7A0099B6" w14:textId="77777777" w:rsidR="008D5ECB" w:rsidRDefault="008D5ECB">
      <w:pPr>
        <w:jc w:val="both"/>
      </w:pPr>
    </w:p>
    <w:p w14:paraId="0415E5D0" w14:textId="77777777" w:rsidR="0080133A" w:rsidRDefault="007A17E8" w:rsidP="0080133A">
      <w:pPr>
        <w:numPr>
          <w:ilvl w:val="0"/>
          <w:numId w:val="28"/>
        </w:numPr>
        <w:jc w:val="both"/>
      </w:pPr>
      <w:r w:rsidRPr="00493AF9">
        <w:rPr>
          <w:b/>
        </w:rPr>
        <w:t>Query Handler</w:t>
      </w:r>
      <w:r>
        <w:t>. The query handler is the bridge that connects external queries to the internal indexer for resolution. It accepts queries from external applications in REST-esque formats, parses them for correctness and consistency, hands them off to the indexer, gathers results, and returns them. Concrete query handlers exist to handle simple queries (free text), constrained queries (single, sequenced, or ranges of values of metadata), and relational queries.</w:t>
      </w:r>
    </w:p>
    <w:p w14:paraId="571E186E" w14:textId="77777777" w:rsidR="0080133A" w:rsidRDefault="007A17E8" w:rsidP="0080133A">
      <w:pPr>
        <w:numPr>
          <w:ilvl w:val="0"/>
          <w:numId w:val="28"/>
        </w:numPr>
        <w:jc w:val="both"/>
      </w:pPr>
      <w:r w:rsidRPr="00493AF9">
        <w:rPr>
          <w:b/>
        </w:rPr>
        <w:t>Indexer</w:t>
      </w:r>
      <w:r>
        <w:t>. The indexer is the main workhorse for query resolution and the interface to the persistence backends. It uses queries to scan for matches in the indexed content including both the inverted index and numeric trie. It annotates results from the schema component and returns them to the query handler.</w:t>
      </w:r>
    </w:p>
    <w:p w14:paraId="389C12D2" w14:textId="77777777" w:rsidR="0080133A" w:rsidRDefault="007A17E8" w:rsidP="0080133A">
      <w:pPr>
        <w:numPr>
          <w:ilvl w:val="0"/>
          <w:numId w:val="28"/>
        </w:numPr>
        <w:jc w:val="both"/>
      </w:pPr>
      <w:r w:rsidRPr="00493AF9">
        <w:rPr>
          <w:b/>
        </w:rPr>
        <w:t>Schema</w:t>
      </w:r>
      <w:r>
        <w:t>. The schema’s job is to maintain persistent metadata about indexed items. It has an interface to the backend persistence and is responsible for annotations on results, as well as accepting administrative commands about schema updates, i.e., what metadata to track, in what formats and datatypes, and so forth.</w:t>
      </w:r>
    </w:p>
    <w:p w14:paraId="568ADA7B" w14:textId="77777777" w:rsidR="0080133A" w:rsidRDefault="007A17E8" w:rsidP="0080133A">
      <w:pPr>
        <w:numPr>
          <w:ilvl w:val="0"/>
          <w:numId w:val="28"/>
        </w:numPr>
        <w:jc w:val="both"/>
      </w:pPr>
      <w:r w:rsidRPr="00493AF9">
        <w:rPr>
          <w:b/>
        </w:rPr>
        <w:t>Catalog Request Handler</w:t>
      </w:r>
      <w:r>
        <w:t>. The catalog request handler takes content from external sources (such as instances of the registry service), performs first-level error and consistency checks, and—if passing—passes the content to be cataloged by the converter.</w:t>
      </w:r>
    </w:p>
    <w:p w14:paraId="27EC7282" w14:textId="77777777" w:rsidR="0080133A" w:rsidRDefault="007A17E8" w:rsidP="0080133A">
      <w:pPr>
        <w:numPr>
          <w:ilvl w:val="0"/>
          <w:numId w:val="28"/>
        </w:numPr>
        <w:jc w:val="both"/>
      </w:pPr>
      <w:r w:rsidRPr="00493AF9">
        <w:rPr>
          <w:b/>
        </w:rPr>
        <w:lastRenderedPageBreak/>
        <w:t>Converter</w:t>
      </w:r>
      <w:r>
        <w:t>. The converter’s responsibility is to take new or updated content that users wish searchable and prepare it for cataloging. For tabular data, this may be locating specific columns for indexing and other columns for both indexing and schema storage. For textual data, this may include stripping of markup such as rich text or HTML indicators, as well as stripping of stop words and the like.</w:t>
      </w:r>
    </w:p>
    <w:p w14:paraId="34F1A631" w14:textId="77777777" w:rsidR="0080133A" w:rsidRDefault="007A17E8" w:rsidP="0080133A">
      <w:pPr>
        <w:numPr>
          <w:ilvl w:val="0"/>
          <w:numId w:val="28"/>
        </w:numPr>
        <w:jc w:val="both"/>
      </w:pPr>
      <w:r w:rsidRPr="00493AF9">
        <w:rPr>
          <w:b/>
        </w:rPr>
        <w:t>Analyzer</w:t>
      </w:r>
      <w:r>
        <w:t>. The analyzer takes prepared content from the converter and does the actual heavy lifting of cataloging it. This updates the inverted index and numeric trie and places the updated catalogs into the storage broker’s persistence.</w:t>
      </w:r>
    </w:p>
    <w:p w14:paraId="35816BC9" w14:textId="77777777" w:rsidR="0080133A" w:rsidRDefault="007A17E8" w:rsidP="0080133A">
      <w:pPr>
        <w:numPr>
          <w:ilvl w:val="0"/>
          <w:numId w:val="28"/>
        </w:numPr>
        <w:jc w:val="both"/>
      </w:pPr>
      <w:r w:rsidRPr="00493AF9">
        <w:rPr>
          <w:b/>
        </w:rPr>
        <w:t>Storage Broker</w:t>
      </w:r>
      <w:r>
        <w:t>. The storage broker is the interface to the long-term (hard disk) persistence for all cataloged data and their schema annotations. Its duties entail handling efficient disk file representations for the inverted index, numeric trie, and schema stores.</w:t>
      </w:r>
    </w:p>
    <w:p w14:paraId="4110CA86" w14:textId="77777777" w:rsidR="0080133A" w:rsidRDefault="007A17E8" w:rsidP="0080133A">
      <w:pPr>
        <w:numPr>
          <w:ilvl w:val="0"/>
          <w:numId w:val="28"/>
        </w:numPr>
        <w:jc w:val="both"/>
      </w:pPr>
      <w:r w:rsidRPr="00493AF9">
        <w:rPr>
          <w:b/>
        </w:rPr>
        <w:t>Administrative Control Panel</w:t>
      </w:r>
      <w:r>
        <w:t>. The admin</w:t>
      </w:r>
      <w:r w:rsidR="00DF7EE5">
        <w:t>i</w:t>
      </w:r>
      <w:r>
        <w:t xml:space="preserve">strative control panel provides a browser-based facility for maintaining the </w:t>
      </w:r>
      <w:r w:rsidR="00AA0A6C">
        <w:t>Search service</w:t>
      </w:r>
      <w:r>
        <w:t>, enabling such functions as schema/metadata updates, index pruning, re-indexing, compression, statistics logging, and so forth.</w:t>
      </w:r>
    </w:p>
    <w:p w14:paraId="3C363B9D" w14:textId="77777777" w:rsidR="0080133A" w:rsidRDefault="0080133A" w:rsidP="0080133A"/>
    <w:p w14:paraId="0799D413" w14:textId="77777777" w:rsidR="0080133A" w:rsidRDefault="007A17E8" w:rsidP="0080133A">
      <w:pPr>
        <w:pStyle w:val="Heading2"/>
      </w:pPr>
      <w:bookmarkStart w:id="478" w:name="_Toc239664387"/>
      <w:r>
        <w:t>Data Model</w:t>
      </w:r>
      <w:bookmarkEnd w:id="478"/>
    </w:p>
    <w:p w14:paraId="33698ECE" w14:textId="77777777" w:rsidR="0080133A" w:rsidRPr="00C05BCC" w:rsidRDefault="0080133A" w:rsidP="0080133A"/>
    <w:p w14:paraId="73984DA0" w14:textId="77777777" w:rsidR="0080133A" w:rsidRDefault="007962F2" w:rsidP="0080133A">
      <w:r>
        <w:fldChar w:fldCharType="begin"/>
      </w:r>
      <w:r w:rsidR="00E83C87">
        <w:instrText xml:space="preserve"> REF _Ref156472688 \h </w:instrText>
      </w:r>
      <w:r>
        <w:fldChar w:fldCharType="separate"/>
      </w:r>
      <w:r w:rsidR="00E721EE">
        <w:t xml:space="preserve">Figure </w:t>
      </w:r>
      <w:r w:rsidR="00E721EE">
        <w:rPr>
          <w:noProof/>
        </w:rPr>
        <w:t>13</w:t>
      </w:r>
      <w:r>
        <w:fldChar w:fldCharType="end"/>
      </w:r>
      <w:r w:rsidR="007A17E8">
        <w:t xml:space="preserve"> </w:t>
      </w:r>
      <w:r w:rsidR="00D30284">
        <w:t xml:space="preserve">details </w:t>
      </w:r>
      <w:r w:rsidR="007A17E8">
        <w:t xml:space="preserve">the data model of the </w:t>
      </w:r>
      <w:r w:rsidR="00AA0A6C">
        <w:t>Search service</w:t>
      </w:r>
      <w:r w:rsidR="007A17E8">
        <w:t>.</w:t>
      </w:r>
    </w:p>
    <w:p w14:paraId="34E6D655" w14:textId="77777777" w:rsidR="0080133A" w:rsidRDefault="0080133A" w:rsidP="0080133A"/>
    <w:p w14:paraId="16B9413D" w14:textId="77777777" w:rsidR="00E25E22" w:rsidRDefault="004C7711">
      <w:pPr>
        <w:pStyle w:val="Figure"/>
        <w:keepNext/>
      </w:pPr>
      <w:r>
        <w:rPr>
          <w:noProof/>
        </w:rPr>
        <w:drawing>
          <wp:inline distT="0" distB="0" distL="0" distR="0" wp14:anchorId="2EF75F8D" wp14:editId="63196B7A">
            <wp:extent cx="4358640" cy="2194560"/>
            <wp:effectExtent l="25400" t="0" r="10160" b="0"/>
            <wp:docPr id="9" name="Picture 9"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model"/>
                    <pic:cNvPicPr>
                      <a:picLocks noChangeAspect="1" noChangeArrowheads="1"/>
                    </pic:cNvPicPr>
                  </pic:nvPicPr>
                  <pic:blipFill>
                    <a:blip r:embed="rId29"/>
                    <a:srcRect/>
                    <a:stretch>
                      <a:fillRect/>
                    </a:stretch>
                  </pic:blipFill>
                  <pic:spPr bwMode="auto">
                    <a:xfrm>
                      <a:off x="0" y="0"/>
                      <a:ext cx="4358640" cy="2194560"/>
                    </a:xfrm>
                    <a:prstGeom prst="rect">
                      <a:avLst/>
                    </a:prstGeom>
                    <a:noFill/>
                    <a:ln w="9525">
                      <a:noFill/>
                      <a:miter lim="800000"/>
                      <a:headEnd/>
                      <a:tailEnd/>
                    </a:ln>
                  </pic:spPr>
                </pic:pic>
              </a:graphicData>
            </a:graphic>
          </wp:inline>
        </w:drawing>
      </w:r>
    </w:p>
    <w:p w14:paraId="5C088A24" w14:textId="77777777" w:rsidR="008D5ECB" w:rsidRDefault="008D5ECB">
      <w:pPr>
        <w:keepNext/>
        <w:jc w:val="both"/>
      </w:pPr>
      <w:bookmarkStart w:id="479" w:name="_Ref134498051"/>
    </w:p>
    <w:p w14:paraId="4EA85DC5" w14:textId="77777777" w:rsidR="008D5ECB" w:rsidRDefault="00F362DD">
      <w:pPr>
        <w:pStyle w:val="Caption"/>
        <w:keepNext/>
      </w:pPr>
      <w:bookmarkStart w:id="480" w:name="_Ref156472688"/>
      <w:bookmarkEnd w:id="479"/>
      <w:r>
        <w:t xml:space="preserve">Figure </w:t>
      </w:r>
      <w:r w:rsidR="007962F2">
        <w:fldChar w:fldCharType="begin"/>
      </w:r>
      <w:r>
        <w:instrText xml:space="preserve"> SEQ Figure \* ARABIC </w:instrText>
      </w:r>
      <w:r w:rsidR="007962F2">
        <w:fldChar w:fldCharType="separate"/>
      </w:r>
      <w:r w:rsidR="00E721EE">
        <w:rPr>
          <w:noProof/>
        </w:rPr>
        <w:t>13</w:t>
      </w:r>
      <w:r w:rsidR="007962F2">
        <w:fldChar w:fldCharType="end"/>
      </w:r>
      <w:bookmarkEnd w:id="480"/>
      <w:r>
        <w:t>. UML diagram depicting the internal data model of the Search service.</w:t>
      </w:r>
    </w:p>
    <w:p w14:paraId="2C222E7A" w14:textId="77777777" w:rsidR="00C443FF" w:rsidRDefault="00C443FF">
      <w:pPr>
        <w:jc w:val="both"/>
      </w:pPr>
    </w:p>
    <w:p w14:paraId="365DC4FB" w14:textId="77777777" w:rsidR="00C443FF" w:rsidRDefault="00C443FF" w:rsidP="00C443FF">
      <w:pPr>
        <w:jc w:val="both"/>
      </w:pPr>
      <w:r>
        <w:t>The entities depicted are described as follows:</w:t>
      </w:r>
    </w:p>
    <w:p w14:paraId="465A8FAC" w14:textId="77777777" w:rsidR="00C443FF" w:rsidRDefault="00C443FF" w:rsidP="00C443FF">
      <w:pPr>
        <w:jc w:val="both"/>
      </w:pPr>
    </w:p>
    <w:p w14:paraId="1B46A60F" w14:textId="77777777" w:rsidR="00C443FF" w:rsidRDefault="00C443FF" w:rsidP="00C443FF">
      <w:pPr>
        <w:numPr>
          <w:ilvl w:val="0"/>
          <w:numId w:val="32"/>
        </w:numPr>
        <w:jc w:val="both"/>
      </w:pPr>
      <w:r>
        <w:t xml:space="preserve">A </w:t>
      </w:r>
      <w:r w:rsidRPr="003F376A">
        <w:rPr>
          <w:b/>
        </w:rPr>
        <w:t>metadata record</w:t>
      </w:r>
      <w:r>
        <w:t xml:space="preserve"> represents a single indexed item in the catalog (termed a document). Searching the catalog involves searching the metadata records. It refers to a single document (which can be a document in the traditional sense, a collection of data sets, a data set, a </w:t>
      </w:r>
      <w:r>
        <w:lastRenderedPageBreak/>
        <w:t>product, a granule, and so f</w:t>
      </w:r>
      <w:r w:rsidR="004F4EA3">
        <w:t>orth). Metadata records contain</w:t>
      </w:r>
      <w:r>
        <w:t xml:space="preserve"> one or more elements.</w:t>
      </w:r>
    </w:p>
    <w:p w14:paraId="005D487F" w14:textId="77777777" w:rsidR="00C443FF" w:rsidRDefault="00C443FF" w:rsidP="00C443FF">
      <w:pPr>
        <w:numPr>
          <w:ilvl w:val="0"/>
          <w:numId w:val="32"/>
        </w:numPr>
        <w:jc w:val="both"/>
      </w:pPr>
      <w:r>
        <w:t xml:space="preserve">A </w:t>
      </w:r>
      <w:r w:rsidRPr="003F376A">
        <w:rPr>
          <w:b/>
        </w:rPr>
        <w:t>document</w:t>
      </w:r>
      <w:r>
        <w:t xml:space="preserve"> is indexed into the catalog. Documents take the form of text files, structured text, imagery, data sets, archives, and so forth. Documents contain one or more fields, which contain valuable data.</w:t>
      </w:r>
    </w:p>
    <w:p w14:paraId="15B2E8B6" w14:textId="77777777" w:rsidR="00C443FF" w:rsidRDefault="00C443FF" w:rsidP="00C443FF">
      <w:pPr>
        <w:numPr>
          <w:ilvl w:val="0"/>
          <w:numId w:val="32"/>
        </w:numPr>
        <w:jc w:val="both"/>
      </w:pPr>
      <w:r>
        <w:t xml:space="preserve">An </w:t>
      </w:r>
      <w:r w:rsidRPr="003F376A">
        <w:rPr>
          <w:b/>
        </w:rPr>
        <w:t>element</w:t>
      </w:r>
      <w:r>
        <w:t xml:space="preserve"> is an entity within a catalog that captures the state of a document’s field. As the search service searches through metadata records, it uses the information captured in the elements to determine a match.</w:t>
      </w:r>
    </w:p>
    <w:p w14:paraId="0B9646EB" w14:textId="77777777" w:rsidR="00C443FF" w:rsidRDefault="00C443FF" w:rsidP="00C443FF">
      <w:pPr>
        <w:numPr>
          <w:ilvl w:val="0"/>
          <w:numId w:val="32"/>
        </w:numPr>
        <w:jc w:val="both"/>
      </w:pPr>
      <w:r>
        <w:t xml:space="preserve">A </w:t>
      </w:r>
      <w:r w:rsidRPr="003F376A">
        <w:rPr>
          <w:b/>
        </w:rPr>
        <w:t>field</w:t>
      </w:r>
      <w:r>
        <w:t xml:space="preserve"> defines the structure of the valuable data of a document. An unstructured document, like a plain text file, may consist of a single field whose content is the text. Structured documents, such as tabular data files, may have multiple fields (one for each column).</w:t>
      </w:r>
    </w:p>
    <w:p w14:paraId="1F2B5B14" w14:textId="77777777" w:rsidR="00C443FF" w:rsidRDefault="00C443FF" w:rsidP="00C443FF">
      <w:pPr>
        <w:numPr>
          <w:ilvl w:val="0"/>
          <w:numId w:val="32"/>
        </w:numPr>
        <w:jc w:val="both"/>
      </w:pPr>
      <w:r>
        <w:t xml:space="preserve">A </w:t>
      </w:r>
      <w:r w:rsidRPr="003F376A">
        <w:rPr>
          <w:b/>
        </w:rPr>
        <w:t>document value</w:t>
      </w:r>
      <w:r>
        <w:t xml:space="preserve"> is the actual data in a field of a document. Document values represent the concrete information, data, and knowledge PDS seeks to preserve and make available for research. In a plain text file, a single document value represents the text in the file. An image file may have document values for three fields, each representing the color contributions to each pixel.</w:t>
      </w:r>
    </w:p>
    <w:p w14:paraId="5D51D2A8" w14:textId="77777777" w:rsidR="00C443FF" w:rsidRDefault="00C443FF" w:rsidP="00C443FF">
      <w:pPr>
        <w:numPr>
          <w:ilvl w:val="0"/>
          <w:numId w:val="32"/>
        </w:numPr>
        <w:jc w:val="both"/>
      </w:pPr>
      <w:r>
        <w:t xml:space="preserve">A </w:t>
      </w:r>
      <w:r w:rsidRPr="003F376A">
        <w:rPr>
          <w:b/>
        </w:rPr>
        <w:t>schema value</w:t>
      </w:r>
      <w:r>
        <w:t xml:space="preserve"> is a duplication of a document value within the catalog. Recall that a successful match of a search does not return the matched entity but rather the URI for the document. Users must then resolve and retrieve the identified document to truly determine if it matched their desiderata. By duplicating some of the document values as schema values, a subset of the actual matched entity may be presented to users. This enables software (and humans) to decide whether to actually retrieve the identified matching documents.</w:t>
      </w:r>
    </w:p>
    <w:p w14:paraId="270B5285" w14:textId="77777777" w:rsidR="008D5ECB" w:rsidRDefault="008D5ECB">
      <w:pPr>
        <w:jc w:val="both"/>
      </w:pPr>
    </w:p>
    <w:p w14:paraId="786989D6" w14:textId="77777777" w:rsidR="008D5ECB" w:rsidRDefault="008D5ECB">
      <w:pPr>
        <w:jc w:val="both"/>
      </w:pPr>
    </w:p>
    <w:p w14:paraId="03D9C890" w14:textId="77777777" w:rsidR="0080133A" w:rsidRDefault="007A17E8" w:rsidP="0080133A">
      <w:r>
        <w:br w:type="page"/>
      </w:r>
    </w:p>
    <w:p w14:paraId="54EFEC7E" w14:textId="77777777" w:rsidR="0080133A" w:rsidRDefault="007A17E8" w:rsidP="0080133A">
      <w:pPr>
        <w:pStyle w:val="Heading1"/>
      </w:pPr>
      <w:bookmarkStart w:id="481" w:name="_Toc239664388"/>
      <w:r>
        <w:lastRenderedPageBreak/>
        <w:t>Analysis</w:t>
      </w:r>
      <w:bookmarkEnd w:id="481"/>
    </w:p>
    <w:p w14:paraId="13506FBF" w14:textId="77777777" w:rsidR="0080133A" w:rsidRDefault="0080133A" w:rsidP="0080133A"/>
    <w:p w14:paraId="0FDBC14A" w14:textId="77777777" w:rsidR="0080133A" w:rsidRDefault="007A17E8" w:rsidP="0080133A">
      <w:pPr>
        <w:jc w:val="both"/>
      </w:pPr>
      <w:r>
        <w:t>Search systems have a history as long as compu</w:t>
      </w:r>
      <w:r w:rsidR="00CF4D8B">
        <w:t>ter science itself. While there</w:t>
      </w:r>
      <w:r>
        <w:t xml:space="preserve"> may be important discoveries to be made in the field of search, PDS must take a pragmatic approach in analyzing existing algorithms and implementations and adopting such for the </w:t>
      </w:r>
      <w:r w:rsidR="00AA0A6C">
        <w:t>Search service</w:t>
      </w:r>
      <w:r>
        <w:t>.</w:t>
      </w:r>
    </w:p>
    <w:p w14:paraId="7C92F19F" w14:textId="77777777" w:rsidR="0080133A" w:rsidRDefault="0080133A" w:rsidP="0080133A">
      <w:pPr>
        <w:jc w:val="both"/>
      </w:pPr>
    </w:p>
    <w:p w14:paraId="2C4C5461" w14:textId="77777777" w:rsidR="0080133A" w:rsidRDefault="007A17E8" w:rsidP="0080133A">
      <w:pPr>
        <w:jc w:val="both"/>
      </w:pPr>
      <w:r>
        <w:t>Searching a corpus like the PDS is different from “search engine” scenarios in that the data comprises a disparate mix of highly regular scientific observations (instrument readings, engineering data records, and the like), imagery (d</w:t>
      </w:r>
      <w:r w:rsidR="00CF4D8B">
        <w:t>e</w:t>
      </w:r>
      <w:r>
        <w:t>rived from more plain instrument readings or directly imaged from various wavelengths), as well as unstructured information (mission documentation, data</w:t>
      </w:r>
      <w:r w:rsidR="00CF4D8B">
        <w:t xml:space="preserve"> </w:t>
      </w:r>
      <w:r>
        <w:t xml:space="preserve">set calibration notes and the like). The </w:t>
      </w:r>
      <w:r w:rsidR="00AA0A6C">
        <w:t>Search service</w:t>
      </w:r>
      <w:r>
        <w:t xml:space="preserve"> must be capable of transparently searching over all these entities.</w:t>
      </w:r>
    </w:p>
    <w:p w14:paraId="074DCB35" w14:textId="77777777" w:rsidR="0080133A" w:rsidRDefault="0080133A" w:rsidP="0080133A">
      <w:pPr>
        <w:jc w:val="both"/>
      </w:pPr>
    </w:p>
    <w:p w14:paraId="4E796C0C" w14:textId="77777777" w:rsidR="0080133A" w:rsidRDefault="007A17E8" w:rsidP="0080133A">
      <w:pPr>
        <w:jc w:val="both"/>
      </w:pPr>
      <w:r>
        <w:t>Search systems can be characterized by the approach they take to performing a search. Direct searches are horribly inefficient and merely map desiderata over content corpus in the hopes of a match. Larger desiderata and larger content result in longer search times. Therefore, pre-processed searches are definitely the way to go.</w:t>
      </w:r>
    </w:p>
    <w:p w14:paraId="2332E041" w14:textId="77777777" w:rsidR="0080133A" w:rsidRDefault="0080133A" w:rsidP="0080133A"/>
    <w:p w14:paraId="71D1D38F" w14:textId="77777777" w:rsidR="0080133A" w:rsidRDefault="007A17E8" w:rsidP="0080133A">
      <w:pPr>
        <w:jc w:val="both"/>
      </w:pPr>
      <w:r>
        <w:t>Pre-processing can amortize the time required to perform a search over either the desiderata or the content. Pre-processed search terms (such as in the Boyer-Moore algorithm) are helpful with smaller content corpora. However, the PDS has anything but small corpora. Therefore, pre-processing the data to search is appropriate. In this form, pre-</w:t>
      </w:r>
      <w:r w:rsidR="00F87A59">
        <w:t>processing</w:t>
      </w:r>
      <w:r>
        <w:t xml:space="preserve"> is termed </w:t>
      </w:r>
      <w:r w:rsidRPr="005A0124">
        <w:rPr>
          <w:i/>
        </w:rPr>
        <w:t>indexing</w:t>
      </w:r>
      <w:r>
        <w:t>.</w:t>
      </w:r>
    </w:p>
    <w:p w14:paraId="19AE0CC3" w14:textId="77777777" w:rsidR="0080133A" w:rsidRDefault="0080133A" w:rsidP="0080133A">
      <w:pPr>
        <w:jc w:val="both"/>
      </w:pPr>
    </w:p>
    <w:p w14:paraId="452C5966" w14:textId="77777777" w:rsidR="0080133A" w:rsidRDefault="007A17E8" w:rsidP="0080133A">
      <w:pPr>
        <w:jc w:val="both"/>
      </w:pPr>
      <w:r>
        <w:t>Indexing strategies themselves bring to bear several considerations: how indexes are made persistent, how they’re updated, how they utilized in qu</w:t>
      </w:r>
      <w:r w:rsidR="00D2426E">
        <w:t>e</w:t>
      </w:r>
      <w:r>
        <w:t>ries, what kinds of information may be returned, what metadata is yielded, whether results can be ranked, whether results include the originally indexed resources, whether there is concurrency in updates and queries, what policies for fault tolerance they support, and what types of data may be saved.</w:t>
      </w:r>
    </w:p>
    <w:p w14:paraId="516E7F9C" w14:textId="77777777" w:rsidR="0080133A" w:rsidRDefault="0080133A" w:rsidP="0080133A">
      <w:pPr>
        <w:jc w:val="both"/>
      </w:pPr>
    </w:p>
    <w:p w14:paraId="1722708C" w14:textId="77777777" w:rsidR="0080133A" w:rsidRDefault="007A17E8" w:rsidP="0080133A">
      <w:pPr>
        <w:jc w:val="both"/>
      </w:pPr>
      <w:r>
        <w:t xml:space="preserve">Rather than reproduce a full analysis of varying index systems, PDS will select a </w:t>
      </w:r>
      <w:r w:rsidRPr="005A0124">
        <w:rPr>
          <w:i/>
        </w:rPr>
        <w:t xml:space="preserve">numeric trie </w:t>
      </w:r>
      <w:r>
        <w:t xml:space="preserve">combined with an </w:t>
      </w:r>
      <w:r w:rsidRPr="005A0124">
        <w:rPr>
          <w:i/>
        </w:rPr>
        <w:t>inverted index</w:t>
      </w:r>
      <w:r>
        <w:t xml:space="preserve"> as the appropriate technologies that meets the majority of the points outlined above.</w:t>
      </w:r>
    </w:p>
    <w:p w14:paraId="1F445B6A" w14:textId="77777777" w:rsidR="0080133A" w:rsidRDefault="0080133A" w:rsidP="0080133A">
      <w:pPr>
        <w:jc w:val="both"/>
      </w:pPr>
    </w:p>
    <w:p w14:paraId="1C73BFF6" w14:textId="77777777" w:rsidR="0080133A" w:rsidRDefault="007A17E8" w:rsidP="0080133A">
      <w:pPr>
        <w:jc w:val="both"/>
      </w:pPr>
      <w:r>
        <w:t>Range-constrained and range-specific queries for numeric values will generally access the trie for extremely fast searches, with minimal pre-processing for certain queries (such as geographic longitudinal searches that cross a planetary prime meridian). Text queries utilize the inverted index. Both support relevance ranking as well as configurable metadata/schema retrieval.</w:t>
      </w:r>
    </w:p>
    <w:p w14:paraId="1F97FAAA" w14:textId="77777777" w:rsidR="0080133A" w:rsidRDefault="0080133A" w:rsidP="0080133A">
      <w:pPr>
        <w:jc w:val="both"/>
      </w:pPr>
    </w:p>
    <w:p w14:paraId="24780B60" w14:textId="77777777" w:rsidR="00074A74" w:rsidRDefault="00074A74" w:rsidP="0080133A">
      <w:pPr>
        <w:jc w:val="both"/>
      </w:pPr>
      <w:r>
        <w:t xml:space="preserve">In addition to standard index generation techniques described above, the Search service will also take advantage of structures within the PDS product label, or </w:t>
      </w:r>
      <w:r>
        <w:lastRenderedPageBreak/>
        <w:t xml:space="preserve">more specifically their representation within the Registry service, </w:t>
      </w:r>
      <w:r w:rsidR="007A6514">
        <w:t>to determine relevance ranking and relationships to other products. The PDS product label design includes a cross</w:t>
      </w:r>
      <w:r w:rsidR="00BB1923">
        <w:t>-</w:t>
      </w:r>
      <w:r w:rsidR="007A6514">
        <w:t xml:space="preserve">reference section where data providers can specify references to other products within PDS including the </w:t>
      </w:r>
      <w:r w:rsidR="008B69B4">
        <w:t xml:space="preserve">reference </w:t>
      </w:r>
      <w:r w:rsidR="007A6514">
        <w:t>type. An example of a cross</w:t>
      </w:r>
      <w:r w:rsidR="00BB1923">
        <w:t>-</w:t>
      </w:r>
      <w:r w:rsidR="007A6514">
        <w:t>reference</w:t>
      </w:r>
      <w:r w:rsidR="00CD6CAC">
        <w:t xml:space="preserve"> entry</w:t>
      </w:r>
      <w:r w:rsidR="007A6514">
        <w:t xml:space="preserve"> </w:t>
      </w:r>
      <w:r w:rsidR="00CD6CAC">
        <w:t xml:space="preserve">found in a product label </w:t>
      </w:r>
      <w:r w:rsidR="007A6514">
        <w:t>is as follows:</w:t>
      </w:r>
    </w:p>
    <w:p w14:paraId="2C591D85" w14:textId="77777777" w:rsidR="007A6514" w:rsidRDefault="007A6514" w:rsidP="0080133A">
      <w:pPr>
        <w:jc w:val="both"/>
      </w:pPr>
    </w:p>
    <w:p w14:paraId="71CE4145" w14:textId="77777777" w:rsidR="00DA51F6" w:rsidRDefault="00DA51F6" w:rsidP="00CD6CAC">
      <w:pPr>
        <w:ind w:left="720"/>
        <w:rPr>
          <w:rFonts w:ascii="Courier" w:hAnsi="Courier"/>
          <w:sz w:val="20"/>
        </w:rPr>
      </w:pPr>
      <w:r>
        <w:rPr>
          <w:rFonts w:ascii="Courier" w:hAnsi="Courier"/>
          <w:sz w:val="20"/>
        </w:rPr>
        <w:t>…</w:t>
      </w:r>
    </w:p>
    <w:p w14:paraId="10AAD8A0" w14:textId="77777777" w:rsidR="008D5ECB" w:rsidRDefault="004222EE">
      <w:pPr>
        <w:ind w:left="720"/>
        <w:rPr>
          <w:rFonts w:ascii="Courier" w:hAnsi="Courier"/>
          <w:sz w:val="20"/>
        </w:rPr>
      </w:pPr>
      <w:r w:rsidRPr="004222EE">
        <w:rPr>
          <w:rFonts w:ascii="Courier" w:hAnsi="Courier"/>
          <w:sz w:val="20"/>
        </w:rPr>
        <w:t>&lt;</w:t>
      </w:r>
      <w:del w:id="482" w:author="Sean Hardman" w:date="2013-09-01T14:08:00Z">
        <w:r w:rsidRPr="004222EE" w:rsidDel="00FA3E6A">
          <w:rPr>
            <w:rFonts w:ascii="Courier" w:hAnsi="Courier"/>
            <w:sz w:val="20"/>
          </w:rPr>
          <w:delText>Cross_Reference_Area_Product</w:delText>
        </w:r>
      </w:del>
      <w:ins w:id="483" w:author="Sean Hardman" w:date="2013-09-01T14:08:00Z">
        <w:r w:rsidR="00FA3E6A">
          <w:rPr>
            <w:rFonts w:ascii="Courier" w:hAnsi="Courier"/>
            <w:sz w:val="20"/>
          </w:rPr>
          <w:t>Reference_List</w:t>
        </w:r>
      </w:ins>
      <w:r w:rsidRPr="004222EE">
        <w:rPr>
          <w:rFonts w:ascii="Courier" w:hAnsi="Courier"/>
          <w:sz w:val="20"/>
        </w:rPr>
        <w:t>&gt;</w:t>
      </w:r>
    </w:p>
    <w:p w14:paraId="05451C9D" w14:textId="77777777" w:rsidR="008D5ECB" w:rsidRDefault="004222EE">
      <w:pPr>
        <w:ind w:left="720"/>
        <w:rPr>
          <w:rFonts w:ascii="Courier" w:hAnsi="Courier"/>
          <w:sz w:val="20"/>
        </w:rPr>
      </w:pPr>
      <w:r w:rsidRPr="004222EE">
        <w:rPr>
          <w:rFonts w:ascii="Courier" w:hAnsi="Courier"/>
          <w:sz w:val="20"/>
        </w:rPr>
        <w:t xml:space="preserve">  &lt;</w:t>
      </w:r>
      <w:del w:id="484" w:author="Sean Hardman" w:date="2013-09-01T14:09:00Z">
        <w:r w:rsidRPr="004222EE" w:rsidDel="00FA3E6A">
          <w:rPr>
            <w:rFonts w:ascii="Courier" w:hAnsi="Courier"/>
            <w:sz w:val="20"/>
          </w:rPr>
          <w:delText>Product_Reference_Entry</w:delText>
        </w:r>
      </w:del>
      <w:ins w:id="485" w:author="Sean Hardman" w:date="2013-09-01T14:09:00Z">
        <w:r w:rsidR="00FA3E6A">
          <w:rPr>
            <w:rFonts w:ascii="Courier" w:hAnsi="Courier"/>
            <w:sz w:val="20"/>
          </w:rPr>
          <w:t>Internal_Reference</w:t>
        </w:r>
      </w:ins>
      <w:r w:rsidRPr="004222EE">
        <w:rPr>
          <w:rFonts w:ascii="Courier" w:hAnsi="Courier"/>
          <w:sz w:val="20"/>
        </w:rPr>
        <w:t>&gt;</w:t>
      </w:r>
    </w:p>
    <w:p w14:paraId="47676623" w14:textId="77777777" w:rsidR="008D5ECB" w:rsidRDefault="004222EE">
      <w:pPr>
        <w:ind w:left="720"/>
        <w:rPr>
          <w:rFonts w:ascii="Courier" w:hAnsi="Courier"/>
          <w:sz w:val="20"/>
        </w:rPr>
      </w:pPr>
      <w:r w:rsidRPr="004222EE">
        <w:rPr>
          <w:rFonts w:ascii="Courier" w:hAnsi="Courier"/>
          <w:sz w:val="20"/>
        </w:rPr>
        <w:t xml:space="preserve">    &lt;lidvid_reference&gt;</w:t>
      </w:r>
    </w:p>
    <w:p w14:paraId="64C621E8" w14:textId="77777777" w:rsidR="008D5ECB" w:rsidRDefault="00CD6CAC">
      <w:pPr>
        <w:ind w:left="720"/>
        <w:rPr>
          <w:rFonts w:ascii="Courier" w:hAnsi="Courier"/>
          <w:b/>
          <w:sz w:val="20"/>
        </w:rPr>
      </w:pPr>
      <w:r>
        <w:rPr>
          <w:rFonts w:ascii="Courier" w:hAnsi="Courier"/>
          <w:sz w:val="20"/>
        </w:rPr>
        <w:t xml:space="preserve">      </w:t>
      </w:r>
      <w:ins w:id="486" w:author="Sean Hardman" w:date="2013-09-01T14:10:00Z">
        <w:r w:rsidR="00FA3E6A" w:rsidRPr="00FA3E6A">
          <w:rPr>
            <w:rFonts w:ascii="Courier" w:hAnsi="Courier"/>
            <w:b/>
            <w:sz w:val="20"/>
          </w:rPr>
          <w:t>urn:nasa:pds:context_pds3:</w:t>
        </w:r>
      </w:ins>
      <w:ins w:id="487" w:author="Sean Hardman" w:date="2013-09-01T14:11:00Z">
        <w:r w:rsidR="00FA3E6A">
          <w:rPr>
            <w:rFonts w:ascii="Courier" w:hAnsi="Courier"/>
            <w:b/>
            <w:sz w:val="20"/>
          </w:rPr>
          <w:t>…</w:t>
        </w:r>
      </w:ins>
      <w:ins w:id="488" w:author="Sean Hardman" w:date="2013-09-01T14:10:00Z">
        <w:r w:rsidR="00FA3E6A" w:rsidRPr="00FA3E6A">
          <w:rPr>
            <w:rFonts w:ascii="Courier" w:hAnsi="Courier"/>
            <w:b/>
            <w:sz w:val="20"/>
          </w:rPr>
          <w:t>:instrument_host.</w:t>
        </w:r>
      </w:ins>
      <w:del w:id="489" w:author="Sean Hardman" w:date="2013-09-01T14:05:00Z">
        <w:r w:rsidR="004222EE" w:rsidRPr="004222EE" w:rsidDel="00FA3E6A">
          <w:rPr>
            <w:rFonts w:ascii="Courier" w:hAnsi="Courier"/>
            <w:b/>
            <w:sz w:val="20"/>
          </w:rPr>
          <w:delText>URN</w:delText>
        </w:r>
      </w:del>
      <w:del w:id="490" w:author="Sean Hardman" w:date="2013-09-01T14:10:00Z">
        <w:r w:rsidR="004222EE" w:rsidRPr="004222EE" w:rsidDel="00FA3E6A">
          <w:rPr>
            <w:rFonts w:ascii="Courier" w:hAnsi="Courier"/>
            <w:b/>
            <w:sz w:val="20"/>
          </w:rPr>
          <w:delText>:</w:delText>
        </w:r>
      </w:del>
      <w:del w:id="491" w:author="Sean Hardman" w:date="2013-09-01T14:05:00Z">
        <w:r w:rsidR="004222EE" w:rsidRPr="004222EE" w:rsidDel="00FA3E6A">
          <w:rPr>
            <w:rFonts w:ascii="Courier" w:hAnsi="Courier"/>
            <w:b/>
            <w:sz w:val="20"/>
          </w:rPr>
          <w:delText>NASA</w:delText>
        </w:r>
      </w:del>
      <w:del w:id="492" w:author="Sean Hardman" w:date="2013-09-01T14:10:00Z">
        <w:r w:rsidR="004222EE" w:rsidRPr="004222EE" w:rsidDel="00FA3E6A">
          <w:rPr>
            <w:rFonts w:ascii="Courier" w:hAnsi="Courier"/>
            <w:b/>
            <w:sz w:val="20"/>
          </w:rPr>
          <w:delText>:</w:delText>
        </w:r>
      </w:del>
      <w:del w:id="493" w:author="Sean Hardman" w:date="2013-09-01T14:05:00Z">
        <w:r w:rsidR="004222EE" w:rsidRPr="004222EE" w:rsidDel="00FA3E6A">
          <w:rPr>
            <w:rFonts w:ascii="Courier" w:hAnsi="Courier"/>
            <w:b/>
            <w:sz w:val="20"/>
          </w:rPr>
          <w:delText>PDS</w:delText>
        </w:r>
      </w:del>
      <w:del w:id="494" w:author="Sean Hardman" w:date="2013-09-01T14:10:00Z">
        <w:r w:rsidR="004222EE" w:rsidRPr="004222EE" w:rsidDel="00FA3E6A">
          <w:rPr>
            <w:rFonts w:ascii="Courier" w:hAnsi="Courier"/>
            <w:b/>
            <w:sz w:val="20"/>
          </w:rPr>
          <w:delText>:instrument_host.</w:delText>
        </w:r>
      </w:del>
      <w:r w:rsidR="004222EE" w:rsidRPr="004222EE">
        <w:rPr>
          <w:rFonts w:ascii="Courier" w:hAnsi="Courier"/>
          <w:b/>
          <w:sz w:val="20"/>
        </w:rPr>
        <w:t>MRO::1.0</w:t>
      </w:r>
    </w:p>
    <w:p w14:paraId="200FAF47" w14:textId="77777777" w:rsidR="008D5ECB" w:rsidRDefault="00CD6CAC">
      <w:pPr>
        <w:ind w:left="720"/>
        <w:rPr>
          <w:rFonts w:ascii="Courier" w:hAnsi="Courier"/>
          <w:sz w:val="20"/>
        </w:rPr>
      </w:pPr>
      <w:r>
        <w:rPr>
          <w:rFonts w:ascii="Courier" w:hAnsi="Courier"/>
          <w:sz w:val="20"/>
        </w:rPr>
        <w:t xml:space="preserve">    </w:t>
      </w:r>
      <w:r w:rsidR="004222EE" w:rsidRPr="004222EE">
        <w:rPr>
          <w:rFonts w:ascii="Courier" w:hAnsi="Courier"/>
          <w:sz w:val="20"/>
        </w:rPr>
        <w:t>&lt;/lidvid_reference&gt;</w:t>
      </w:r>
    </w:p>
    <w:p w14:paraId="14C40326" w14:textId="77777777" w:rsidR="008D5ECB" w:rsidRDefault="004222EE">
      <w:pPr>
        <w:ind w:left="720"/>
        <w:rPr>
          <w:rFonts w:ascii="Courier" w:hAnsi="Courier"/>
          <w:sz w:val="20"/>
        </w:rPr>
      </w:pPr>
      <w:r w:rsidRPr="004222EE">
        <w:rPr>
          <w:rFonts w:ascii="Courier" w:hAnsi="Courier"/>
          <w:sz w:val="20"/>
        </w:rPr>
        <w:t xml:space="preserve">    &lt;reference_</w:t>
      </w:r>
      <w:ins w:id="495" w:author="Sean Hardman" w:date="2013-09-01T14:09:00Z">
        <w:r w:rsidR="00FA3E6A" w:rsidRPr="004222EE" w:rsidDel="00FA3E6A">
          <w:rPr>
            <w:rFonts w:ascii="Courier" w:hAnsi="Courier"/>
            <w:sz w:val="20"/>
          </w:rPr>
          <w:t xml:space="preserve"> </w:t>
        </w:r>
      </w:ins>
      <w:del w:id="496" w:author="Sean Hardman" w:date="2013-09-01T14:09:00Z">
        <w:r w:rsidRPr="004222EE" w:rsidDel="00FA3E6A">
          <w:rPr>
            <w:rFonts w:ascii="Courier" w:hAnsi="Courier"/>
            <w:sz w:val="20"/>
          </w:rPr>
          <w:delText>association_</w:delText>
        </w:r>
      </w:del>
      <w:r w:rsidRPr="004222EE">
        <w:rPr>
          <w:rFonts w:ascii="Courier" w:hAnsi="Courier"/>
          <w:sz w:val="20"/>
        </w:rPr>
        <w:t>type&gt;</w:t>
      </w:r>
    </w:p>
    <w:p w14:paraId="3EB97FCD" w14:textId="77777777" w:rsidR="008D5ECB" w:rsidRDefault="00CD6CAC">
      <w:pPr>
        <w:ind w:left="720"/>
        <w:rPr>
          <w:rFonts w:ascii="Courier" w:hAnsi="Courier"/>
          <w:b/>
          <w:sz w:val="20"/>
        </w:rPr>
      </w:pPr>
      <w:r>
        <w:rPr>
          <w:rFonts w:ascii="Courier" w:hAnsi="Courier"/>
          <w:sz w:val="20"/>
        </w:rPr>
        <w:t xml:space="preserve">      </w:t>
      </w:r>
      <w:r w:rsidR="004222EE" w:rsidRPr="004222EE">
        <w:rPr>
          <w:rFonts w:ascii="Courier" w:hAnsi="Courier"/>
          <w:b/>
          <w:sz w:val="20"/>
        </w:rPr>
        <w:t>has_instrument_host</w:t>
      </w:r>
    </w:p>
    <w:p w14:paraId="6D68C1BF" w14:textId="77777777" w:rsidR="008D5ECB" w:rsidRDefault="00CD6CAC">
      <w:pPr>
        <w:ind w:left="720"/>
        <w:rPr>
          <w:rFonts w:ascii="Courier" w:hAnsi="Courier"/>
          <w:sz w:val="20"/>
        </w:rPr>
      </w:pPr>
      <w:r>
        <w:rPr>
          <w:rFonts w:ascii="Courier" w:hAnsi="Courier"/>
          <w:sz w:val="20"/>
        </w:rPr>
        <w:t xml:space="preserve">    </w:t>
      </w:r>
      <w:r w:rsidR="004222EE" w:rsidRPr="004222EE">
        <w:rPr>
          <w:rFonts w:ascii="Courier" w:hAnsi="Courier"/>
          <w:sz w:val="20"/>
        </w:rPr>
        <w:t>&lt;/reference</w:t>
      </w:r>
      <w:del w:id="497" w:author="Sean Hardman" w:date="2013-09-01T14:09:00Z">
        <w:r w:rsidR="004222EE" w:rsidRPr="004222EE" w:rsidDel="00FA3E6A">
          <w:rPr>
            <w:rFonts w:ascii="Courier" w:hAnsi="Courier"/>
            <w:sz w:val="20"/>
          </w:rPr>
          <w:delText>_association_</w:delText>
        </w:r>
      </w:del>
      <w:r w:rsidR="004222EE" w:rsidRPr="004222EE">
        <w:rPr>
          <w:rFonts w:ascii="Courier" w:hAnsi="Courier"/>
          <w:sz w:val="20"/>
        </w:rPr>
        <w:t>type&gt;</w:t>
      </w:r>
    </w:p>
    <w:p w14:paraId="66DDBA44" w14:textId="77777777" w:rsidR="008D5ECB" w:rsidRDefault="004222EE">
      <w:pPr>
        <w:ind w:left="720"/>
        <w:rPr>
          <w:rFonts w:ascii="Courier" w:hAnsi="Courier"/>
          <w:sz w:val="20"/>
        </w:rPr>
      </w:pPr>
      <w:r w:rsidRPr="004222EE">
        <w:rPr>
          <w:rFonts w:ascii="Courier" w:hAnsi="Courier"/>
          <w:sz w:val="20"/>
        </w:rPr>
        <w:t xml:space="preserve">  &lt;/</w:t>
      </w:r>
      <w:del w:id="498" w:author="Sean Hardman" w:date="2013-09-01T14:09:00Z">
        <w:r w:rsidRPr="004222EE" w:rsidDel="00FA3E6A">
          <w:rPr>
            <w:rFonts w:ascii="Courier" w:hAnsi="Courier"/>
            <w:sz w:val="20"/>
          </w:rPr>
          <w:delText>Product_Reference_Entry</w:delText>
        </w:r>
      </w:del>
      <w:ins w:id="499" w:author="Sean Hardman" w:date="2013-09-01T14:09:00Z">
        <w:r w:rsidR="00FA3E6A">
          <w:rPr>
            <w:rFonts w:ascii="Courier" w:hAnsi="Courier"/>
            <w:sz w:val="20"/>
          </w:rPr>
          <w:t>Internal_Reference</w:t>
        </w:r>
      </w:ins>
      <w:r w:rsidRPr="004222EE">
        <w:rPr>
          <w:rFonts w:ascii="Courier" w:hAnsi="Courier"/>
          <w:sz w:val="20"/>
        </w:rPr>
        <w:t>&gt;</w:t>
      </w:r>
    </w:p>
    <w:p w14:paraId="633FA289" w14:textId="77777777" w:rsidR="002B6DF3" w:rsidRDefault="004222EE" w:rsidP="00CD6CAC">
      <w:pPr>
        <w:ind w:left="720"/>
        <w:rPr>
          <w:rFonts w:ascii="Courier" w:hAnsi="Courier"/>
          <w:sz w:val="20"/>
        </w:rPr>
      </w:pPr>
      <w:r w:rsidRPr="004222EE">
        <w:rPr>
          <w:rFonts w:ascii="Courier" w:hAnsi="Courier"/>
          <w:sz w:val="20"/>
        </w:rPr>
        <w:t>&lt;/</w:t>
      </w:r>
      <w:del w:id="500" w:author="Sean Hardman" w:date="2013-09-01T14:09:00Z">
        <w:r w:rsidRPr="004222EE" w:rsidDel="00FA3E6A">
          <w:rPr>
            <w:rFonts w:ascii="Courier" w:hAnsi="Courier"/>
            <w:sz w:val="20"/>
          </w:rPr>
          <w:delText>Cross_Reference_Area_Product</w:delText>
        </w:r>
      </w:del>
      <w:ins w:id="501" w:author="Sean Hardman" w:date="2013-09-01T14:09:00Z">
        <w:r w:rsidR="00FA3E6A">
          <w:rPr>
            <w:rFonts w:ascii="Courier" w:hAnsi="Courier"/>
            <w:sz w:val="20"/>
          </w:rPr>
          <w:t>Reference_List</w:t>
        </w:r>
      </w:ins>
      <w:r w:rsidRPr="004222EE">
        <w:rPr>
          <w:rFonts w:ascii="Courier" w:hAnsi="Courier"/>
          <w:sz w:val="20"/>
        </w:rPr>
        <w:t>&gt;</w:t>
      </w:r>
    </w:p>
    <w:p w14:paraId="1B4B47D3" w14:textId="77777777" w:rsidR="008D5ECB" w:rsidRDefault="00DA51F6">
      <w:pPr>
        <w:ind w:left="720"/>
        <w:rPr>
          <w:rFonts w:ascii="Courier" w:hAnsi="Courier"/>
          <w:sz w:val="20"/>
        </w:rPr>
      </w:pPr>
      <w:r>
        <w:rPr>
          <w:rFonts w:ascii="Courier" w:hAnsi="Courier"/>
          <w:sz w:val="20"/>
        </w:rPr>
        <w:t>…</w:t>
      </w:r>
    </w:p>
    <w:p w14:paraId="320F2C44" w14:textId="77777777" w:rsidR="007A6514" w:rsidRDefault="007A6514" w:rsidP="0080133A">
      <w:pPr>
        <w:jc w:val="both"/>
      </w:pPr>
    </w:p>
    <w:p w14:paraId="0B21F28A" w14:textId="77777777" w:rsidR="00545A11" w:rsidRDefault="00EE35D8" w:rsidP="0080133A">
      <w:pPr>
        <w:jc w:val="both"/>
      </w:pPr>
      <w:r>
        <w:t xml:space="preserve">The above reference specifies that an instrument on the MRO spacecraft produced the current PDS product. MRO is classified as an instrument host </w:t>
      </w:r>
      <w:r w:rsidR="00545A11">
        <w:t xml:space="preserve">in PDS </w:t>
      </w:r>
      <w:r>
        <w:t xml:space="preserve">and </w:t>
      </w:r>
      <w:r w:rsidR="00545A11">
        <w:t xml:space="preserve">is also represented by a product that is registered with an instance of the Registry service. </w:t>
      </w:r>
    </w:p>
    <w:p w14:paraId="306256B3" w14:textId="77777777" w:rsidR="00545A11" w:rsidRDefault="00545A11" w:rsidP="0080133A">
      <w:pPr>
        <w:jc w:val="both"/>
      </w:pPr>
    </w:p>
    <w:p w14:paraId="47A4DE34" w14:textId="77777777" w:rsidR="00545A11" w:rsidRDefault="00DA51F6" w:rsidP="0080133A">
      <w:pPr>
        <w:jc w:val="both"/>
      </w:pPr>
      <w:r>
        <w:t>The Harvest tool recognizes references, like the one above, and registers a corresponding association with the Registry</w:t>
      </w:r>
      <w:r w:rsidR="00DC6ACF">
        <w:t xml:space="preserve"> service. The association simply</w:t>
      </w:r>
      <w:r>
        <w:t xml:space="preserve"> captures the source, target and type of the reference.</w:t>
      </w:r>
      <w:r w:rsidR="002E6B5E">
        <w:t xml:space="preserve"> The</w:t>
      </w:r>
      <w:r w:rsidR="00545A11">
        <w:t xml:space="preserve"> reference above is considered a primary reference</w:t>
      </w:r>
      <w:r w:rsidR="002E6B5E">
        <w:t>. A referenced product may in turn specify references to additional products. These references are considered secondary references and so on. Although prioritization of these references has yet to be determined, it is assumed that index generation will take advantage of these references and their priorities in order to enhance the result set for a search request.</w:t>
      </w:r>
    </w:p>
    <w:p w14:paraId="1AED4E2E" w14:textId="77777777" w:rsidR="00545A11" w:rsidRDefault="00545A11" w:rsidP="0080133A">
      <w:pPr>
        <w:jc w:val="both"/>
      </w:pPr>
    </w:p>
    <w:p w14:paraId="1CDCF3A9" w14:textId="77777777" w:rsidR="0080133A" w:rsidRDefault="0080133A" w:rsidP="0080133A"/>
    <w:p w14:paraId="637C4FAB" w14:textId="77777777" w:rsidR="0080133A" w:rsidRDefault="007A17E8" w:rsidP="0080133A">
      <w:pPr>
        <w:pStyle w:val="Heading1"/>
      </w:pPr>
      <w:r>
        <w:br w:type="page"/>
      </w:r>
      <w:bookmarkStart w:id="502" w:name="_Toc239664389"/>
      <w:r>
        <w:lastRenderedPageBreak/>
        <w:t>Implementation</w:t>
      </w:r>
      <w:bookmarkEnd w:id="502"/>
    </w:p>
    <w:p w14:paraId="33093295" w14:textId="77777777" w:rsidR="0080133A" w:rsidRDefault="0080133A" w:rsidP="0080133A"/>
    <w:p w14:paraId="02E64158" w14:textId="77777777" w:rsidR="0080133A" w:rsidRDefault="007A17E8" w:rsidP="0080133A">
      <w:pPr>
        <w:jc w:val="both"/>
      </w:pPr>
      <w:r>
        <w:t xml:space="preserve">The PDS engineering node will develop and deploy the components of </w:t>
      </w:r>
      <w:del w:id="503" w:author="Sean Hardman" w:date="2013-09-01T13:59:00Z">
        <w:r w:rsidDel="00FA3E6A">
          <w:delText>PDS 2010</w:delText>
        </w:r>
      </w:del>
      <w:ins w:id="504" w:author="Sean Hardman" w:date="2013-09-01T13:59:00Z">
        <w:r w:rsidR="00FA3E6A">
          <w:t>PDS4</w:t>
        </w:r>
      </w:ins>
      <w:r>
        <w:t xml:space="preserve"> in a series of phases, with additional capabilities appearing over time. The product of each phase is termed a build. The builds are as follows:</w:t>
      </w:r>
    </w:p>
    <w:p w14:paraId="56657DD2" w14:textId="77777777" w:rsidR="0080133A" w:rsidRDefault="0080133A" w:rsidP="0080133A"/>
    <w:p w14:paraId="0E98CB9E" w14:textId="77777777" w:rsidR="0080133A" w:rsidRDefault="007A17E8" w:rsidP="0080133A">
      <w:pPr>
        <w:numPr>
          <w:ilvl w:val="0"/>
          <w:numId w:val="27"/>
        </w:numPr>
        <w:jc w:val="both"/>
      </w:pPr>
      <w:r w:rsidRPr="004C7278">
        <w:rPr>
          <w:b/>
        </w:rPr>
        <w:t>Build 1</w:t>
      </w:r>
      <w:r>
        <w:t xml:space="preserve"> — This build comprises the ingestion subsystem, including the security, harvest, registry (inventory, dictionary, document, </w:t>
      </w:r>
      <w:r w:rsidR="00F87A59">
        <w:t>service</w:t>
      </w:r>
      <w:r>
        <w:t>), and report components. It also delivers the data provider tool suite.</w:t>
      </w:r>
    </w:p>
    <w:p w14:paraId="16C82D37" w14:textId="77777777" w:rsidR="0080133A" w:rsidRDefault="007A17E8" w:rsidP="0080133A">
      <w:pPr>
        <w:numPr>
          <w:ilvl w:val="0"/>
          <w:numId w:val="27"/>
        </w:numPr>
        <w:jc w:val="both"/>
      </w:pPr>
      <w:r w:rsidRPr="004C7278">
        <w:rPr>
          <w:b/>
        </w:rPr>
        <w:t>Build 2</w:t>
      </w:r>
      <w:r>
        <w:t xml:space="preserve"> — This build completes the distribution subsystem, including the search component (the topic of this document) and the monitor component. It also deploys a revised web site and general portal applications.</w:t>
      </w:r>
    </w:p>
    <w:p w14:paraId="187B4F08" w14:textId="77777777" w:rsidR="0080133A" w:rsidRDefault="007A17E8" w:rsidP="0080133A">
      <w:pPr>
        <w:numPr>
          <w:ilvl w:val="0"/>
          <w:numId w:val="27"/>
        </w:numPr>
        <w:jc w:val="both"/>
      </w:pPr>
      <w:r w:rsidRPr="004C7278">
        <w:rPr>
          <w:b/>
        </w:rPr>
        <w:t>Build 3</w:t>
      </w:r>
      <w:r>
        <w:t xml:space="preserve"> — This build consists of enhanced user capabilities, including the order and subscription components. It also integrates discipline node applications and science services.</w:t>
      </w:r>
    </w:p>
    <w:p w14:paraId="4D939449" w14:textId="77777777" w:rsidR="0080133A" w:rsidRDefault="0080133A" w:rsidP="0080133A">
      <w:pPr>
        <w:jc w:val="both"/>
      </w:pPr>
    </w:p>
    <w:p w14:paraId="31AC9F12" w14:textId="77777777" w:rsidR="0080133A" w:rsidRDefault="007A17E8" w:rsidP="0080133A">
      <w:pPr>
        <w:jc w:val="both"/>
      </w:pPr>
      <w:r>
        <w:t xml:space="preserve">The implementation platform for the search component will leverage a portable software-based “virtual machine” that will enable the </w:t>
      </w:r>
      <w:r w:rsidR="00AA0A6C">
        <w:t>Search service</w:t>
      </w:r>
      <w:r>
        <w:t xml:space="preserve"> to </w:t>
      </w:r>
      <w:r w:rsidR="00CF4D8B">
        <w:t xml:space="preserve">be </w:t>
      </w:r>
      <w:r>
        <w:t xml:space="preserve">deployed to a wide variety of popular operating system platforms. At a minimum, the service will be deployable to Mac OS X, Linux, and certain other Unix-based systems, as well as Windows systems. Other systems may or may not be supported depending on availability of </w:t>
      </w:r>
      <w:r w:rsidR="00CF4D8B">
        <w:t xml:space="preserve">an </w:t>
      </w:r>
      <w:r>
        <w:t>underlying virtual machine for each platform.</w:t>
      </w:r>
    </w:p>
    <w:p w14:paraId="465F3441" w14:textId="77777777" w:rsidR="0080133A" w:rsidRDefault="0080133A" w:rsidP="0080133A"/>
    <w:p w14:paraId="4D647CBA" w14:textId="77777777" w:rsidR="0080133A" w:rsidRDefault="007A17E8" w:rsidP="0080133A">
      <w:pPr>
        <w:jc w:val="both"/>
      </w:pPr>
      <w:r>
        <w:t xml:space="preserve">In order to answer REST-based enterprise-level service </w:t>
      </w:r>
      <w:r w:rsidR="00F87A59">
        <w:t>inquiries</w:t>
      </w:r>
      <w:r>
        <w:t xml:space="preserve"> and to facilitate implementation, the </w:t>
      </w:r>
      <w:r w:rsidR="00AA0A6C">
        <w:t>Search service</w:t>
      </w:r>
      <w:r>
        <w:t xml:space="preserve"> shall be implemented within the context of an application server container. Such a container abstracts lower level networking and operating system service</w:t>
      </w:r>
      <w:r w:rsidR="004D6BFF">
        <w:t>s into a common API and manages</w:t>
      </w:r>
      <w:r>
        <w:t xml:space="preserve"> routine functional “housekeeping”. However, rather than require sites that adopt the </w:t>
      </w:r>
      <w:r w:rsidR="00AA0A6C">
        <w:t>Search service</w:t>
      </w:r>
      <w:r>
        <w:t xml:space="preserve"> the overhead of installing a compatible application server, the </w:t>
      </w:r>
      <w:r w:rsidR="00AA0A6C">
        <w:t>Search service</w:t>
      </w:r>
      <w:r>
        <w:t xml:space="preserve"> installer will include deploying its own application server.</w:t>
      </w:r>
      <w:r w:rsidR="003E193B">
        <w:t xml:space="preserve"> The following diagram depicts the deployment scenario:</w:t>
      </w:r>
    </w:p>
    <w:p w14:paraId="2311C09E" w14:textId="77777777" w:rsidR="003E193B" w:rsidRDefault="003E193B" w:rsidP="0080133A">
      <w:pPr>
        <w:jc w:val="both"/>
      </w:pPr>
    </w:p>
    <w:p w14:paraId="7B172717" w14:textId="77777777" w:rsidR="003E193B" w:rsidRDefault="003E193B" w:rsidP="00FA3E6A">
      <w:pPr>
        <w:keepNext/>
        <w:jc w:val="center"/>
      </w:pPr>
      <w:r>
        <w:rPr>
          <w:noProof/>
        </w:rPr>
        <w:lastRenderedPageBreak/>
        <w:drawing>
          <wp:inline distT="0" distB="0" distL="0" distR="0" wp14:anchorId="613D1D8E" wp14:editId="00A3C28E">
            <wp:extent cx="4358640" cy="3606800"/>
            <wp:effectExtent l="25400" t="0" r="10160" b="0"/>
            <wp:docPr id="12" name="Picture 11" descr="pds2010_search_design_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search_design_deploy.jpg"/>
                    <pic:cNvPicPr/>
                  </pic:nvPicPr>
                  <pic:blipFill>
                    <a:blip r:embed="rId30"/>
                    <a:stretch>
                      <a:fillRect/>
                    </a:stretch>
                  </pic:blipFill>
                  <pic:spPr>
                    <a:xfrm>
                      <a:off x="0" y="0"/>
                      <a:ext cx="4358640" cy="3606800"/>
                    </a:xfrm>
                    <a:prstGeom prst="rect">
                      <a:avLst/>
                    </a:prstGeom>
                  </pic:spPr>
                </pic:pic>
              </a:graphicData>
            </a:graphic>
          </wp:inline>
        </w:drawing>
      </w:r>
    </w:p>
    <w:p w14:paraId="42439850" w14:textId="77777777" w:rsidR="003E193B" w:rsidRDefault="003E193B" w:rsidP="00FA3E6A">
      <w:pPr>
        <w:pStyle w:val="Caption"/>
        <w:keepNext/>
      </w:pPr>
      <w:r>
        <w:t>Figure 14. Diagram depicting Search service deployment.</w:t>
      </w:r>
    </w:p>
    <w:p w14:paraId="363711C0" w14:textId="77777777" w:rsidR="0080133A" w:rsidRDefault="0080133A" w:rsidP="0080133A">
      <w:pPr>
        <w:jc w:val="both"/>
      </w:pPr>
    </w:p>
    <w:p w14:paraId="79B0C0AC" w14:textId="77777777" w:rsidR="003E193B" w:rsidRDefault="003E193B" w:rsidP="0080133A">
      <w:pPr>
        <w:jc w:val="both"/>
      </w:pPr>
      <w:r>
        <w:t>The Search service accesses the Registry service via its REST-based interface over HTTP while the search client applications access the Search service via its REST-based interface over HTTP.</w:t>
      </w:r>
    </w:p>
    <w:p w14:paraId="0CDC8318" w14:textId="77777777" w:rsidR="003E193B" w:rsidRDefault="003E193B" w:rsidP="0080133A">
      <w:pPr>
        <w:jc w:val="both"/>
      </w:pPr>
    </w:p>
    <w:p w14:paraId="029DE5E5" w14:textId="77777777" w:rsidR="003E193B" w:rsidRDefault="003E193B" w:rsidP="0080133A">
      <w:pPr>
        <w:jc w:val="both"/>
      </w:pPr>
    </w:p>
    <w:p w14:paraId="7E89422D" w14:textId="77777777" w:rsidR="0080133A" w:rsidRDefault="007A17E8">
      <w:pPr>
        <w:pStyle w:val="Heading6"/>
      </w:pPr>
      <w:bookmarkStart w:id="505" w:name="_Toc1283687"/>
      <w:bookmarkStart w:id="506" w:name="_Toc1283776"/>
      <w:bookmarkStart w:id="507" w:name="_Toc1284817"/>
      <w:bookmarkStart w:id="508" w:name="_Toc1284954"/>
      <w:bookmarkStart w:id="509" w:name="_Toc1285036"/>
      <w:bookmarkStart w:id="510" w:name="_Toc1285118"/>
      <w:bookmarkStart w:id="511" w:name="_Toc1285220"/>
      <w:bookmarkStart w:id="512" w:name="_Toc1285310"/>
      <w:bookmarkStart w:id="513" w:name="_Toc1285783"/>
      <w:bookmarkStart w:id="514" w:name="_Toc1286332"/>
      <w:bookmarkStart w:id="515" w:name="_Toc1286650"/>
      <w:bookmarkStart w:id="516" w:name="_Toc1286846"/>
      <w:bookmarkEnd w:id="505"/>
      <w:bookmarkEnd w:id="506"/>
      <w:bookmarkEnd w:id="507"/>
      <w:bookmarkEnd w:id="508"/>
      <w:bookmarkEnd w:id="509"/>
      <w:bookmarkEnd w:id="510"/>
      <w:bookmarkEnd w:id="511"/>
      <w:bookmarkEnd w:id="512"/>
      <w:bookmarkEnd w:id="513"/>
      <w:bookmarkEnd w:id="514"/>
      <w:bookmarkEnd w:id="515"/>
      <w:bookmarkEnd w:id="516"/>
      <w:r>
        <w:rPr>
          <w:b w:val="0"/>
          <w:caps w:val="0"/>
          <w:sz w:val="24"/>
        </w:rPr>
        <w:br w:type="page"/>
      </w:r>
      <w:r>
        <w:lastRenderedPageBreak/>
        <w:t xml:space="preserve"> </w:t>
      </w:r>
      <w:bookmarkStart w:id="517" w:name="_Toc239664390"/>
      <w:r>
        <w:t>ACRONYMS &amp; Abbreviations</w:t>
      </w:r>
      <w:bookmarkEnd w:id="517"/>
    </w:p>
    <w:p w14:paraId="72BCBD32" w14:textId="77777777" w:rsidR="0080133A" w:rsidRDefault="0080133A" w:rsidP="0080133A">
      <w:pPr>
        <w:jc w:val="both"/>
      </w:pPr>
    </w:p>
    <w:p w14:paraId="4DB319E1" w14:textId="77777777" w:rsidR="0080133A" w:rsidRDefault="007A17E8" w:rsidP="0080133A">
      <w:pPr>
        <w:jc w:val="both"/>
      </w:pPr>
      <w:r>
        <w:t>The following acronyms made an appearance in this document:</w:t>
      </w:r>
    </w:p>
    <w:p w14:paraId="6AF4AA2C" w14:textId="77777777" w:rsidR="0080133A" w:rsidRDefault="0080133A" w:rsidP="0080133A">
      <w:pPr>
        <w:jc w:val="both"/>
      </w:pPr>
    </w:p>
    <w:p w14:paraId="4731473B" w14:textId="77777777" w:rsidR="0080133A" w:rsidRDefault="007A17E8" w:rsidP="0080133A">
      <w:pPr>
        <w:pStyle w:val="AcronymAbbreviationDefinition"/>
      </w:pPr>
      <w:r>
        <w:t>API</w:t>
      </w:r>
      <w:r>
        <w:tab/>
        <w:t>Application Programmer’s Interface</w:t>
      </w:r>
    </w:p>
    <w:p w14:paraId="488675FA" w14:textId="77777777" w:rsidR="0080133A" w:rsidRDefault="007A17E8" w:rsidP="0080133A">
      <w:pPr>
        <w:pStyle w:val="AcronymAbbreviationDefinition"/>
      </w:pPr>
      <w:r>
        <w:t>ESA</w:t>
      </w:r>
      <w:r>
        <w:tab/>
        <w:t>European Space Agency</w:t>
      </w:r>
    </w:p>
    <w:p w14:paraId="6968E5F6" w14:textId="77777777" w:rsidR="0080133A" w:rsidRDefault="007A17E8" w:rsidP="0080133A">
      <w:pPr>
        <w:pStyle w:val="AcronymAbbreviationDefinition"/>
      </w:pPr>
      <w:r>
        <w:t>HTML</w:t>
      </w:r>
      <w:r>
        <w:tab/>
        <w:t>Hypertext Markup Language</w:t>
      </w:r>
    </w:p>
    <w:p w14:paraId="784B0F04" w14:textId="77777777" w:rsidR="0080133A" w:rsidRDefault="007A17E8" w:rsidP="0080133A">
      <w:pPr>
        <w:pStyle w:val="AcronymAbbreviationDefinition"/>
      </w:pPr>
      <w:r>
        <w:t>IP</w:t>
      </w:r>
      <w:r>
        <w:tab/>
        <w:t>Internet Protocol</w:t>
      </w:r>
    </w:p>
    <w:p w14:paraId="728C07EF" w14:textId="77777777" w:rsidR="0080133A" w:rsidRDefault="007A17E8" w:rsidP="0080133A">
      <w:pPr>
        <w:pStyle w:val="AcronymAbbreviationDefinition"/>
      </w:pPr>
      <w:r>
        <w:t>ISRO</w:t>
      </w:r>
      <w:r>
        <w:tab/>
        <w:t>Indian Space Research Organization</w:t>
      </w:r>
    </w:p>
    <w:p w14:paraId="011942DB" w14:textId="77777777" w:rsidR="0080133A" w:rsidRDefault="007A17E8" w:rsidP="0080133A">
      <w:pPr>
        <w:pStyle w:val="AcronymAbbreviationDefinition"/>
      </w:pPr>
      <w:r>
        <w:t>JAXA</w:t>
      </w:r>
      <w:r>
        <w:tab/>
        <w:t>Japan Aerospace Exploration Agency</w:t>
      </w:r>
    </w:p>
    <w:p w14:paraId="412675BE" w14:textId="77777777" w:rsidR="0080133A" w:rsidRDefault="007A17E8" w:rsidP="0080133A">
      <w:pPr>
        <w:pStyle w:val="AcronymAbbreviationDefinition"/>
      </w:pPr>
      <w:r>
        <w:t>JPL</w:t>
      </w:r>
      <w:r>
        <w:tab/>
        <w:t>Jet Propulsion Laboratory</w:t>
      </w:r>
    </w:p>
    <w:p w14:paraId="7B7FDDFA" w14:textId="77777777" w:rsidR="00EE35D8" w:rsidRDefault="00EE35D8" w:rsidP="0080133A">
      <w:pPr>
        <w:pStyle w:val="AcronymAbbreviationDefinition"/>
      </w:pPr>
      <w:r>
        <w:t>MRO</w:t>
      </w:r>
      <w:r>
        <w:tab/>
        <w:t>Mars Reconnaissance Orbiter</w:t>
      </w:r>
    </w:p>
    <w:p w14:paraId="7373B0F6" w14:textId="77777777" w:rsidR="0080133A" w:rsidRDefault="007A17E8" w:rsidP="0080133A">
      <w:pPr>
        <w:pStyle w:val="AcronymAbbreviationDefinition"/>
      </w:pPr>
      <w:r>
        <w:t>NASA</w:t>
      </w:r>
      <w:r>
        <w:tab/>
        <w:t>National Aeronautics and Space Administration</w:t>
      </w:r>
    </w:p>
    <w:p w14:paraId="3858B1FF" w14:textId="77777777" w:rsidR="0080133A" w:rsidRDefault="007A17E8" w:rsidP="0080133A">
      <w:pPr>
        <w:pStyle w:val="AcronymAbbreviationDefinition"/>
      </w:pPr>
      <w:r>
        <w:t>OODT</w:t>
      </w:r>
      <w:r>
        <w:tab/>
        <w:t>Object Oriented Data Technology</w:t>
      </w:r>
    </w:p>
    <w:p w14:paraId="3DB15B61" w14:textId="77777777" w:rsidR="0080133A" w:rsidRDefault="007A17E8" w:rsidP="0080133A">
      <w:pPr>
        <w:pStyle w:val="AcronymAbbreviationDefinition"/>
      </w:pPr>
      <w:r>
        <w:t>PDAP</w:t>
      </w:r>
      <w:r>
        <w:tab/>
        <w:t>Planetary Data Access Protocol</w:t>
      </w:r>
    </w:p>
    <w:p w14:paraId="580B669D" w14:textId="77777777" w:rsidR="0080133A" w:rsidRDefault="007A17E8" w:rsidP="0080133A">
      <w:pPr>
        <w:pStyle w:val="AcronymAbbreviationDefinition"/>
      </w:pPr>
      <w:r>
        <w:t>PDF</w:t>
      </w:r>
      <w:r>
        <w:tab/>
        <w:t>Portable Document Format</w:t>
      </w:r>
    </w:p>
    <w:p w14:paraId="486C6EB9" w14:textId="77777777" w:rsidR="0080133A" w:rsidRDefault="007A17E8" w:rsidP="0080133A">
      <w:pPr>
        <w:pStyle w:val="AcronymAbbreviationDefinition"/>
        <w:rPr>
          <w:ins w:id="518" w:author="Sean Hardman" w:date="2013-09-01T14:06:00Z"/>
        </w:rPr>
      </w:pPr>
      <w:r>
        <w:t>PDS</w:t>
      </w:r>
      <w:r>
        <w:tab/>
        <w:t>Planetary Data System</w:t>
      </w:r>
    </w:p>
    <w:p w14:paraId="02E0994F" w14:textId="77777777" w:rsidR="00FA3E6A" w:rsidRPr="00FA3E6A" w:rsidRDefault="00FA3E6A" w:rsidP="00FA3E6A">
      <w:pPr>
        <w:pStyle w:val="AcronymAbbreviationDefinition"/>
        <w:rPr>
          <w:ins w:id="519" w:author="Sean Hardman" w:date="2013-09-01T14:06:00Z"/>
        </w:rPr>
      </w:pPr>
      <w:ins w:id="520" w:author="Sean Hardman" w:date="2013-09-01T14:06:00Z">
        <w:r w:rsidRPr="00FA3E6A">
          <w:t>PDS3</w:t>
        </w:r>
        <w:r w:rsidRPr="00FA3E6A">
          <w:tab/>
          <w:t>Version 3 of the PDS Standards</w:t>
        </w:r>
      </w:ins>
    </w:p>
    <w:p w14:paraId="7D6626F7" w14:textId="77777777" w:rsidR="00FA3E6A" w:rsidRPr="00FA3E6A" w:rsidRDefault="00FA3E6A" w:rsidP="00FA3E6A">
      <w:pPr>
        <w:pStyle w:val="AcronymAbbreviationDefinition"/>
        <w:rPr>
          <w:ins w:id="521" w:author="Sean Hardman" w:date="2013-09-01T14:06:00Z"/>
        </w:rPr>
      </w:pPr>
      <w:ins w:id="522" w:author="Sean Hardman" w:date="2013-09-01T14:06:00Z">
        <w:r w:rsidRPr="00FA3E6A">
          <w:t>PDS4</w:t>
        </w:r>
        <w:r w:rsidRPr="00FA3E6A">
          <w:tab/>
          <w:t>Version 4 of the PDS Standards</w:t>
        </w:r>
      </w:ins>
    </w:p>
    <w:p w14:paraId="52F1C592" w14:textId="77777777" w:rsidR="00FA3E6A" w:rsidRDefault="00FA3E6A">
      <w:pPr>
        <w:pStyle w:val="AcronymAbbreviationDefinition"/>
      </w:pPr>
      <w:ins w:id="523" w:author="Sean Hardman" w:date="2013-09-01T14:06:00Z">
        <w:r w:rsidRPr="00FA3E6A">
          <w:t>PDS 2010</w:t>
        </w:r>
        <w:r w:rsidRPr="00FA3E6A">
          <w:tab/>
          <w:t>The initial identifier of the PDS4 Project</w:t>
        </w:r>
      </w:ins>
    </w:p>
    <w:p w14:paraId="20355BEA" w14:textId="77777777" w:rsidR="0080133A" w:rsidRDefault="007A17E8" w:rsidP="0080133A">
      <w:pPr>
        <w:pStyle w:val="AcronymAbbreviationDefinition"/>
      </w:pPr>
      <w:r>
        <w:t>QRY</w:t>
      </w:r>
      <w:r>
        <w:tab/>
        <w:t>Query component</w:t>
      </w:r>
    </w:p>
    <w:p w14:paraId="3A13ECBC" w14:textId="77777777" w:rsidR="0080133A" w:rsidRDefault="007A17E8" w:rsidP="0080133A">
      <w:pPr>
        <w:pStyle w:val="AcronymAbbreviationDefinition"/>
      </w:pPr>
      <w:r>
        <w:t>REST</w:t>
      </w:r>
      <w:r>
        <w:tab/>
        <w:t>Representational State Transfer</w:t>
      </w:r>
    </w:p>
    <w:p w14:paraId="296DC223" w14:textId="77777777" w:rsidR="0080133A" w:rsidRDefault="007A17E8" w:rsidP="0080133A">
      <w:pPr>
        <w:pStyle w:val="AcronymAbbreviationDefinition"/>
      </w:pPr>
      <w:r>
        <w:t>SCH</w:t>
      </w:r>
      <w:r>
        <w:tab/>
        <w:t xml:space="preserve">Search component </w:t>
      </w:r>
    </w:p>
    <w:p w14:paraId="72BD8A62" w14:textId="77777777" w:rsidR="0080133A" w:rsidRDefault="007A17E8" w:rsidP="0080133A">
      <w:pPr>
        <w:pStyle w:val="AcronymAbbreviationDefinition"/>
      </w:pPr>
      <w:r>
        <w:t>SDD</w:t>
      </w:r>
      <w:r>
        <w:tab/>
        <w:t>Software Design Document</w:t>
      </w:r>
    </w:p>
    <w:p w14:paraId="6C72D15A" w14:textId="77777777" w:rsidR="0080133A" w:rsidRDefault="007A17E8" w:rsidP="0080133A">
      <w:pPr>
        <w:pStyle w:val="AcronymAbbreviationDefinition"/>
      </w:pPr>
      <w:r>
        <w:t>SRD</w:t>
      </w:r>
      <w:r>
        <w:tab/>
        <w:t>Software Requirements Document</w:t>
      </w:r>
    </w:p>
    <w:p w14:paraId="0BD65E5D" w14:textId="77777777" w:rsidR="0080133A" w:rsidRDefault="007A17E8" w:rsidP="0080133A">
      <w:pPr>
        <w:pStyle w:val="AcronymAbbreviationDefinition"/>
      </w:pPr>
      <w:r>
        <w:t>TBD</w:t>
      </w:r>
      <w:r>
        <w:tab/>
        <w:t>To Be Determined</w:t>
      </w:r>
    </w:p>
    <w:p w14:paraId="39EEC238" w14:textId="77777777" w:rsidR="0080133A" w:rsidRDefault="007A17E8" w:rsidP="0080133A">
      <w:pPr>
        <w:pStyle w:val="AcronymAbbreviationDefinition"/>
      </w:pPr>
      <w:r>
        <w:t>TCP</w:t>
      </w:r>
      <w:r>
        <w:tab/>
        <w:t>Transport Control Protocol</w:t>
      </w:r>
    </w:p>
    <w:p w14:paraId="179DAD2C" w14:textId="77777777" w:rsidR="0080133A" w:rsidRDefault="007A17E8" w:rsidP="0080133A">
      <w:pPr>
        <w:pStyle w:val="AcronymAbbreviationDefinition"/>
      </w:pPr>
      <w:r>
        <w:t>UML</w:t>
      </w:r>
      <w:r>
        <w:tab/>
        <w:t>Unified Modeling Language</w:t>
      </w:r>
    </w:p>
    <w:p w14:paraId="170927C3" w14:textId="77777777" w:rsidR="0080133A" w:rsidRDefault="007A17E8" w:rsidP="0080133A">
      <w:pPr>
        <w:pStyle w:val="AcronymAbbreviationDefinition"/>
      </w:pPr>
      <w:r>
        <w:t>URI</w:t>
      </w:r>
      <w:r>
        <w:tab/>
        <w:t>Uniform Resource Identifier</w:t>
      </w:r>
    </w:p>
    <w:p w14:paraId="55470ED9" w14:textId="77777777" w:rsidR="00076357" w:rsidRDefault="00076357" w:rsidP="0080133A">
      <w:pPr>
        <w:pStyle w:val="AcronymAbbreviationDefinition"/>
      </w:pPr>
      <w:r>
        <w:t>URL</w:t>
      </w:r>
      <w:r>
        <w:tab/>
        <w:t>Uniform Resource Locator</w:t>
      </w:r>
    </w:p>
    <w:p w14:paraId="22117EB7" w14:textId="77777777" w:rsidR="00EE35D8" w:rsidRDefault="00EE35D8" w:rsidP="0080133A">
      <w:pPr>
        <w:pStyle w:val="AcronymAbbreviationDefinition"/>
      </w:pPr>
      <w:r>
        <w:t>URN</w:t>
      </w:r>
      <w:r>
        <w:tab/>
        <w:t>Uniform Resource Name</w:t>
      </w:r>
    </w:p>
    <w:p w14:paraId="1436EAD4" w14:textId="77777777" w:rsidR="0080133A" w:rsidRDefault="007A17E8" w:rsidP="0080133A">
      <w:pPr>
        <w:pStyle w:val="AcronymAbbreviationDefinition"/>
      </w:pPr>
      <w:r>
        <w:t>UTC</w:t>
      </w:r>
      <w:r>
        <w:tab/>
        <w:t>Coordinated Universal Time</w:t>
      </w:r>
    </w:p>
    <w:p w14:paraId="19DB9146" w14:textId="77777777" w:rsidR="0080133A" w:rsidRDefault="007A17E8" w:rsidP="0080133A">
      <w:pPr>
        <w:pStyle w:val="AcronymAbbreviationDefinition"/>
      </w:pPr>
      <w:r>
        <w:t>WCAG</w:t>
      </w:r>
      <w:r>
        <w:tab/>
        <w:t xml:space="preserve">Web Content </w:t>
      </w:r>
      <w:r w:rsidR="00F87A59">
        <w:t>Accessibility</w:t>
      </w:r>
      <w:r>
        <w:t xml:space="preserve"> Guidelines</w:t>
      </w:r>
    </w:p>
    <w:p w14:paraId="1760DE22" w14:textId="77777777" w:rsidR="0080133A" w:rsidRDefault="007A17E8" w:rsidP="0080133A">
      <w:pPr>
        <w:pStyle w:val="AcronymAbbreviationDefinition"/>
      </w:pPr>
      <w:r>
        <w:lastRenderedPageBreak/>
        <w:t>XML</w:t>
      </w:r>
      <w:r>
        <w:tab/>
        <w:t>Extensible Markup Language</w:t>
      </w:r>
    </w:p>
    <w:sectPr w:rsidR="0080133A" w:rsidSect="0080133A">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76E1E" w14:textId="77777777" w:rsidR="00FA3E6A" w:rsidRDefault="00FA3E6A">
      <w:r>
        <w:separator/>
      </w:r>
    </w:p>
  </w:endnote>
  <w:endnote w:type="continuationSeparator" w:id="0">
    <w:p w14:paraId="1D070E91" w14:textId="77777777" w:rsidR="00FA3E6A" w:rsidRDefault="00FA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D6DEA" w14:textId="77777777" w:rsidR="00FA3E6A" w:rsidRDefault="00FA3E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AE70E5" w14:textId="77777777" w:rsidR="00FA3E6A" w:rsidRDefault="00FA3E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1A0EA" w14:textId="77777777" w:rsidR="00FA3E6A" w:rsidRDefault="00FA3E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721EE">
      <w:rPr>
        <w:rStyle w:val="PageNumber"/>
        <w:noProof/>
      </w:rPr>
      <w:t>iv</w:t>
    </w:r>
    <w:r>
      <w:rPr>
        <w:rStyle w:val="PageNumber"/>
      </w:rPr>
      <w:fldChar w:fldCharType="end"/>
    </w:r>
  </w:p>
  <w:p w14:paraId="1607138B" w14:textId="77777777" w:rsidR="00FA3E6A" w:rsidRDefault="00FA3E6A">
    <w:pPr>
      <w:pStyle w:val="Footer"/>
    </w:pP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30FAA" w14:textId="77777777" w:rsidR="00FA3E6A" w:rsidRDefault="00FA3E6A">
    <w:pPr>
      <w:pStyle w:val="Footer"/>
      <w:framePr w:wrap="around" w:vAnchor="text" w:hAnchor="margin" w:xAlign="center" w:y="1"/>
      <w:rPr>
        <w:rStyle w:val="PageNumber"/>
      </w:rPr>
    </w:pPr>
  </w:p>
  <w:p w14:paraId="34ACAD0C" w14:textId="77777777" w:rsidR="00FA3E6A" w:rsidRDefault="00FA3E6A">
    <w:pPr>
      <w:pStyle w:val="Footer"/>
      <w:jc w:val="right"/>
      <w:rP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7C884" w14:textId="77777777" w:rsidR="00FA3E6A" w:rsidRDefault="00FA3E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04582E" w14:textId="77777777" w:rsidR="00FA3E6A" w:rsidRDefault="00FA3E6A">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1C745" w14:textId="77777777" w:rsidR="00FA3E6A" w:rsidRDefault="00FA3E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721EE">
      <w:rPr>
        <w:rStyle w:val="PageNumber"/>
        <w:noProof/>
      </w:rPr>
      <w:t>36</w:t>
    </w:r>
    <w:r>
      <w:rPr>
        <w:rStyle w:val="PageNumber"/>
      </w:rPr>
      <w:fldChar w:fldCharType="end"/>
    </w:r>
  </w:p>
  <w:p w14:paraId="0A766B93" w14:textId="77777777" w:rsidR="00FA3E6A" w:rsidRDefault="00FA3E6A">
    <w:pPr>
      <w:pStyle w:val="Footer"/>
    </w:pPr>
    <w:r>
      <w:tab/>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4888" w14:textId="77777777" w:rsidR="00FA3E6A" w:rsidRDefault="00FA3E6A">
    <w:pPr>
      <w:pStyle w:val="Footer"/>
      <w:framePr w:wrap="around" w:vAnchor="text" w:hAnchor="margin" w:xAlign="center" w:y="1"/>
      <w:rPr>
        <w:rStyle w:val="PageNumber"/>
      </w:rPr>
    </w:pPr>
  </w:p>
  <w:p w14:paraId="76EC7B12" w14:textId="77777777" w:rsidR="00FA3E6A" w:rsidRDefault="00FA3E6A">
    <w:pPr>
      <w:pStyle w:val="Footer"/>
      <w:jc w:val="right"/>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6B7FA1" w14:textId="77777777" w:rsidR="00FA3E6A" w:rsidRDefault="00FA3E6A">
      <w:r>
        <w:separator/>
      </w:r>
    </w:p>
  </w:footnote>
  <w:footnote w:type="continuationSeparator" w:id="0">
    <w:p w14:paraId="7058A485" w14:textId="77777777" w:rsidR="00FA3E6A" w:rsidRDefault="00FA3E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01EFBF" w14:textId="77777777" w:rsidR="00FA3E6A" w:rsidRDefault="00FA3E6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F6E77" w14:textId="77777777" w:rsidR="00FA3E6A" w:rsidRDefault="00FA3E6A" w:rsidP="0080133A">
    <w:pPr>
      <w:pStyle w:val="Header"/>
      <w:jc w:val="center"/>
      <w:rPr>
        <w:b/>
      </w:rPr>
    </w:pPr>
    <w:r>
      <w:rPr>
        <w:b/>
      </w:rPr>
      <w:t>Search Service SRD/SDD</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D4192" w14:textId="77777777" w:rsidR="00FA3E6A" w:rsidRDefault="00FA3E6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7634A" w14:textId="77777777" w:rsidR="00FA3E6A" w:rsidRDefault="00FA3E6A">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B1FC8" w14:textId="77777777" w:rsidR="00FA3E6A" w:rsidRPr="00317F74" w:rsidRDefault="00FA3E6A" w:rsidP="0080133A">
    <w:pPr>
      <w:pStyle w:val="Header"/>
      <w:jc w:val="center"/>
    </w:pPr>
    <w:r w:rsidRPr="00317F74">
      <w:t>Search Service SRD/SDD</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7F1DE" w14:textId="77777777" w:rsidR="00FA3E6A" w:rsidRDefault="00FA3E6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682E8A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2"/>
    <w:multiLevelType w:val="singleLevel"/>
    <w:tmpl w:val="186AF068"/>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B93E0B38"/>
    <w:lvl w:ilvl="0">
      <w:start w:val="1"/>
      <w:numFmt w:val="bullet"/>
      <w:lvlText w:val=""/>
      <w:lvlJc w:val="left"/>
      <w:pPr>
        <w:tabs>
          <w:tab w:val="num" w:pos="720"/>
        </w:tabs>
        <w:ind w:left="720" w:hanging="360"/>
      </w:pPr>
      <w:rPr>
        <w:rFonts w:ascii="Symbol" w:hAnsi="Symbol" w:hint="default"/>
      </w:rPr>
    </w:lvl>
  </w:abstractNum>
  <w:abstractNum w:abstractNumId="3">
    <w:nsid w:val="FFFFFF89"/>
    <w:multiLevelType w:val="singleLevel"/>
    <w:tmpl w:val="A3929684"/>
    <w:lvl w:ilvl="0">
      <w:start w:val="1"/>
      <w:numFmt w:val="bullet"/>
      <w:lvlText w:val=""/>
      <w:lvlJc w:val="left"/>
      <w:pPr>
        <w:tabs>
          <w:tab w:val="num" w:pos="360"/>
        </w:tabs>
        <w:ind w:left="360" w:hanging="360"/>
      </w:pPr>
      <w:rPr>
        <w:rFonts w:ascii="Symbol" w:hAnsi="Symbol" w:hint="default"/>
      </w:rPr>
    </w:lvl>
  </w:abstractNum>
  <w:abstractNum w:abstractNumId="4">
    <w:nsid w:val="00000001"/>
    <w:multiLevelType w:val="hybridMultilevel"/>
    <w:tmpl w:val="00000001"/>
    <w:lvl w:ilvl="0" w:tplc="00010000">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2"/>
    <w:multiLevelType w:val="hybridMultilevel"/>
    <w:tmpl w:val="00000002"/>
    <w:lvl w:ilvl="0" w:tplc="00650000">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3"/>
    <w:multiLevelType w:val="hybridMultilevel"/>
    <w:tmpl w:val="00000003"/>
    <w:lvl w:ilvl="0" w:tplc="00C90000">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4"/>
    <w:multiLevelType w:val="hybridMultilevel"/>
    <w:tmpl w:val="00000004"/>
    <w:lvl w:ilvl="0" w:tplc="012D000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5"/>
    <w:multiLevelType w:val="hybridMultilevel"/>
    <w:tmpl w:val="00000005"/>
    <w:lvl w:ilvl="0" w:tplc="01910000">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6"/>
    <w:multiLevelType w:val="hybridMultilevel"/>
    <w:tmpl w:val="00000006"/>
    <w:lvl w:ilvl="0" w:tplc="01F5000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7"/>
    <w:multiLevelType w:val="hybridMultilevel"/>
    <w:tmpl w:val="00000007"/>
    <w:lvl w:ilvl="0" w:tplc="02590000">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8"/>
    <w:multiLevelType w:val="hybridMultilevel"/>
    <w:tmpl w:val="00000008"/>
    <w:lvl w:ilvl="0" w:tplc="02BD000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766B32"/>
    <w:multiLevelType w:val="hybridMultilevel"/>
    <w:tmpl w:val="77E4DA2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3">
    <w:nsid w:val="01FC4172"/>
    <w:multiLevelType w:val="hybridMultilevel"/>
    <w:tmpl w:val="C7B8808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4">
    <w:nsid w:val="09E12DF7"/>
    <w:multiLevelType w:val="hybridMultilevel"/>
    <w:tmpl w:val="2F48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7290C"/>
    <w:multiLevelType w:val="hybridMultilevel"/>
    <w:tmpl w:val="B33A403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6">
    <w:nsid w:val="240514B7"/>
    <w:multiLevelType w:val="multilevel"/>
    <w:tmpl w:val="82AC9952"/>
    <w:lvl w:ilvl="0">
      <w:start w:val="1"/>
      <w:numFmt w:val="decimal"/>
      <w:lvlText w:val="%1.0"/>
      <w:lvlJc w:val="left"/>
      <w:pPr>
        <w:tabs>
          <w:tab w:val="num" w:pos="720"/>
        </w:tabs>
        <w:ind w:left="720" w:hanging="720"/>
      </w:pPr>
      <w:rPr>
        <w:rFonts w:ascii="Arial" w:hAnsi="Arial" w:hint="default"/>
        <w:b/>
        <w:i w:val="0"/>
        <w:sz w:val="28"/>
      </w:rPr>
    </w:lvl>
    <w:lvl w:ilvl="1">
      <w:start w:val="1"/>
      <w:numFmt w:val="decimal"/>
      <w:lvlText w:val="%1.%2"/>
      <w:lvlJc w:val="left"/>
      <w:pPr>
        <w:tabs>
          <w:tab w:val="num" w:pos="360"/>
        </w:tabs>
        <w:ind w:left="0" w:firstLine="0"/>
      </w:pPr>
      <w:rPr>
        <w:rFonts w:ascii="Arial" w:hAnsi="Arial" w:hint="default"/>
        <w:b/>
        <w:i w:val="0"/>
        <w:sz w:val="24"/>
      </w:rPr>
    </w:lvl>
    <w:lvl w:ilvl="2">
      <w:start w:val="1"/>
      <w:numFmt w:val="decimal"/>
      <w:lvlText w:val="%1.%2.%3"/>
      <w:lvlJc w:val="left"/>
      <w:pPr>
        <w:tabs>
          <w:tab w:val="num" w:pos="1008"/>
        </w:tabs>
        <w:ind w:left="1008" w:hanging="1008"/>
      </w:pPr>
      <w:rPr>
        <w:rFonts w:ascii="Arial" w:hAnsi="Arial" w:hint="default"/>
        <w:b/>
        <w:i w:val="0"/>
        <w:caps w:val="0"/>
        <w:sz w:val="24"/>
      </w:rPr>
    </w:lvl>
    <w:lvl w:ilvl="3">
      <w:start w:val="1"/>
      <w:numFmt w:val="decimal"/>
      <w:lvlText w:val="%1.%2.%3.%4"/>
      <w:lvlJc w:val="left"/>
      <w:pPr>
        <w:tabs>
          <w:tab w:val="num" w:pos="1080"/>
        </w:tabs>
        <w:ind w:left="0" w:firstLine="0"/>
      </w:pPr>
      <w:rPr>
        <w:rFonts w:ascii="Arial" w:hAnsi="Arial" w:hint="default"/>
        <w:b/>
        <w:i w:val="0"/>
        <w:sz w:val="24"/>
      </w:rPr>
    </w:lvl>
    <w:lvl w:ilvl="4">
      <w:start w:val="1"/>
      <w:numFmt w:val="decimal"/>
      <w:lvlText w:val="%1.%2.%3.%4.%5"/>
      <w:lvlJc w:val="left"/>
      <w:pPr>
        <w:tabs>
          <w:tab w:val="num" w:pos="1080"/>
        </w:tabs>
        <w:ind w:left="0" w:firstLine="0"/>
      </w:pPr>
      <w:rPr>
        <w:rFonts w:hint="default"/>
      </w:rPr>
    </w:lvl>
    <w:lvl w:ilvl="5">
      <w:start w:val="1"/>
      <w:numFmt w:val="upperLetter"/>
      <w:lvlText w:val="APPENDIX %6"/>
      <w:lvlJc w:val="left"/>
      <w:pPr>
        <w:tabs>
          <w:tab w:val="num" w:pos="2160"/>
        </w:tabs>
        <w:ind w:left="2160" w:hanging="2160"/>
      </w:pPr>
      <w:rPr>
        <w:rFonts w:ascii="Arial" w:hAnsi="Arial" w:hint="default"/>
        <w:b/>
        <w:i w:val="0"/>
        <w:sz w:val="28"/>
      </w:rPr>
    </w:lvl>
    <w:lvl w:ilvl="6">
      <w:start w:val="1"/>
      <w:numFmt w:val="decimal"/>
      <w:lvlText w:val="%6.%7"/>
      <w:lvlJc w:val="left"/>
      <w:pPr>
        <w:tabs>
          <w:tab w:val="num" w:pos="720"/>
        </w:tabs>
        <w:ind w:left="720" w:hanging="720"/>
      </w:pPr>
      <w:rPr>
        <w:rFonts w:hint="default"/>
      </w:rPr>
    </w:lvl>
    <w:lvl w:ilvl="7">
      <w:start w:val="1"/>
      <w:numFmt w:val="decimal"/>
      <w:lvlText w:val="%6.%7.%8"/>
      <w:lvlJc w:val="left"/>
      <w:pPr>
        <w:tabs>
          <w:tab w:val="num" w:pos="720"/>
        </w:tabs>
        <w:ind w:left="0" w:firstLine="0"/>
      </w:pPr>
      <w:rPr>
        <w:rFonts w:hint="default"/>
      </w:rPr>
    </w:lvl>
    <w:lvl w:ilvl="8">
      <w:start w:val="1"/>
      <w:numFmt w:val="decimal"/>
      <w:lvlText w:val="%6.%7.%8.%9"/>
      <w:lvlJc w:val="left"/>
      <w:pPr>
        <w:tabs>
          <w:tab w:val="num" w:pos="1080"/>
        </w:tabs>
        <w:ind w:left="0" w:firstLine="0"/>
      </w:pPr>
      <w:rPr>
        <w:rFonts w:hint="default"/>
      </w:rPr>
    </w:lvl>
  </w:abstractNum>
  <w:abstractNum w:abstractNumId="17">
    <w:nsid w:val="2AE6796A"/>
    <w:multiLevelType w:val="hybridMultilevel"/>
    <w:tmpl w:val="649293E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nsid w:val="311520D5"/>
    <w:multiLevelType w:val="hybridMultilevel"/>
    <w:tmpl w:val="6CF8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EC12EA"/>
    <w:multiLevelType w:val="hybridMultilevel"/>
    <w:tmpl w:val="A7E0E0B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38AC5FE3"/>
    <w:multiLevelType w:val="hybridMultilevel"/>
    <w:tmpl w:val="7FE4EAD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nsid w:val="3B764D33"/>
    <w:multiLevelType w:val="hybridMultilevel"/>
    <w:tmpl w:val="AD760222"/>
    <w:lvl w:ilvl="0" w:tplc="FFFFFFF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22">
    <w:nsid w:val="3EC53F7D"/>
    <w:multiLevelType w:val="hybridMultilevel"/>
    <w:tmpl w:val="E25EF1C2"/>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3">
    <w:nsid w:val="45C973F3"/>
    <w:multiLevelType w:val="hybridMultilevel"/>
    <w:tmpl w:val="1DC6BDA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5294452F"/>
    <w:multiLevelType w:val="hybridMultilevel"/>
    <w:tmpl w:val="815C40AA"/>
    <w:lvl w:ilvl="0" w:tplc="FFFFFFFF">
      <w:start w:val="1"/>
      <w:numFmt w:val="decimal"/>
      <w:lvlText w:val="%1."/>
      <w:lvlJc w:val="left"/>
      <w:pPr>
        <w:tabs>
          <w:tab w:val="num" w:pos="720"/>
        </w:tabs>
        <w:ind w:left="720" w:hanging="360"/>
      </w:p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nsid w:val="53470A2B"/>
    <w:multiLevelType w:val="hybridMultilevel"/>
    <w:tmpl w:val="7780E24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6">
    <w:nsid w:val="55C94AE8"/>
    <w:multiLevelType w:val="hybridMultilevel"/>
    <w:tmpl w:val="DE305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572BE4"/>
    <w:multiLevelType w:val="hybridMultilevel"/>
    <w:tmpl w:val="FD20694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8">
    <w:nsid w:val="67AA2A6C"/>
    <w:multiLevelType w:val="multilevel"/>
    <w:tmpl w:val="4E5C9096"/>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77BD6678"/>
    <w:multiLevelType w:val="multilevel"/>
    <w:tmpl w:val="82AC9952"/>
    <w:lvl w:ilvl="0">
      <w:start w:val="1"/>
      <w:numFmt w:val="decimal"/>
      <w:pStyle w:val="Heading1"/>
      <w:lvlText w:val="%1.0"/>
      <w:lvlJc w:val="left"/>
      <w:pPr>
        <w:tabs>
          <w:tab w:val="num" w:pos="720"/>
        </w:tabs>
        <w:ind w:left="720" w:hanging="720"/>
      </w:pPr>
      <w:rPr>
        <w:rFonts w:ascii="Arial" w:hAnsi="Arial" w:hint="default"/>
        <w:b/>
        <w:i w:val="0"/>
        <w:sz w:val="28"/>
      </w:rPr>
    </w:lvl>
    <w:lvl w:ilvl="1">
      <w:start w:val="1"/>
      <w:numFmt w:val="decimal"/>
      <w:pStyle w:val="Heading2"/>
      <w:lvlText w:val="%1.%2"/>
      <w:lvlJc w:val="left"/>
      <w:pPr>
        <w:tabs>
          <w:tab w:val="num" w:pos="360"/>
        </w:tabs>
        <w:ind w:left="0" w:firstLine="0"/>
      </w:pPr>
      <w:rPr>
        <w:rFonts w:ascii="Arial" w:hAnsi="Arial" w:hint="default"/>
        <w:b/>
        <w:i w:val="0"/>
        <w:sz w:val="24"/>
      </w:rPr>
    </w:lvl>
    <w:lvl w:ilvl="2">
      <w:start w:val="1"/>
      <w:numFmt w:val="decimal"/>
      <w:pStyle w:val="Heading3"/>
      <w:lvlText w:val="%1.%2.%3"/>
      <w:lvlJc w:val="left"/>
      <w:pPr>
        <w:tabs>
          <w:tab w:val="num" w:pos="1008"/>
        </w:tabs>
        <w:ind w:left="1008" w:hanging="1008"/>
      </w:pPr>
      <w:rPr>
        <w:rFonts w:ascii="Arial" w:hAnsi="Arial" w:hint="default"/>
        <w:b/>
        <w:i w:val="0"/>
        <w:caps w:val="0"/>
        <w:sz w:val="24"/>
      </w:rPr>
    </w:lvl>
    <w:lvl w:ilvl="3">
      <w:start w:val="1"/>
      <w:numFmt w:val="decimal"/>
      <w:pStyle w:val="Heading4"/>
      <w:lvlText w:val="%1.%2.%3.%4"/>
      <w:lvlJc w:val="left"/>
      <w:pPr>
        <w:tabs>
          <w:tab w:val="num" w:pos="1080"/>
        </w:tabs>
        <w:ind w:left="0" w:firstLine="0"/>
      </w:pPr>
      <w:rPr>
        <w:rFonts w:ascii="Arial" w:hAnsi="Arial" w:hint="default"/>
        <w:b/>
        <w:i w:val="0"/>
        <w:sz w:val="24"/>
      </w:rPr>
    </w:lvl>
    <w:lvl w:ilvl="4">
      <w:start w:val="1"/>
      <w:numFmt w:val="decimal"/>
      <w:pStyle w:val="Heading5"/>
      <w:lvlText w:val="%1.%2.%3.%4.%5"/>
      <w:lvlJc w:val="left"/>
      <w:pPr>
        <w:tabs>
          <w:tab w:val="num" w:pos="1080"/>
        </w:tabs>
        <w:ind w:left="0" w:firstLine="0"/>
      </w:pPr>
      <w:rPr>
        <w:rFonts w:hint="default"/>
      </w:rPr>
    </w:lvl>
    <w:lvl w:ilvl="5">
      <w:start w:val="1"/>
      <w:numFmt w:val="upperLetter"/>
      <w:pStyle w:val="Heading6"/>
      <w:lvlText w:val="APPENDIX %6"/>
      <w:lvlJc w:val="left"/>
      <w:pPr>
        <w:tabs>
          <w:tab w:val="num" w:pos="2160"/>
        </w:tabs>
        <w:ind w:left="2160" w:hanging="2160"/>
      </w:pPr>
      <w:rPr>
        <w:rFonts w:ascii="Arial" w:hAnsi="Arial" w:hint="default"/>
        <w:b/>
        <w:i w:val="0"/>
        <w:sz w:val="28"/>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720"/>
        </w:tabs>
        <w:ind w:left="0" w:firstLine="0"/>
      </w:pPr>
      <w:rPr>
        <w:rFonts w:hint="default"/>
      </w:rPr>
    </w:lvl>
    <w:lvl w:ilvl="8">
      <w:start w:val="1"/>
      <w:numFmt w:val="decimal"/>
      <w:pStyle w:val="Heading9"/>
      <w:lvlText w:val="%6.%7.%8.%9"/>
      <w:lvlJc w:val="left"/>
      <w:pPr>
        <w:tabs>
          <w:tab w:val="num" w:pos="1080"/>
        </w:tabs>
        <w:ind w:left="0" w:firstLine="0"/>
      </w:pPr>
      <w:rPr>
        <w:rFonts w:hint="default"/>
      </w:rPr>
    </w:lvl>
  </w:abstractNum>
  <w:abstractNum w:abstractNumId="30">
    <w:nsid w:val="783737FC"/>
    <w:multiLevelType w:val="hybridMultilevel"/>
    <w:tmpl w:val="E3BC4FB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1">
    <w:nsid w:val="78494AFC"/>
    <w:multiLevelType w:val="hybridMultilevel"/>
    <w:tmpl w:val="D7CE9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435E45"/>
    <w:multiLevelType w:val="hybridMultilevel"/>
    <w:tmpl w:val="86002C0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3"/>
  </w:num>
  <w:num w:numId="3">
    <w:abstractNumId w:val="29"/>
  </w:num>
  <w:num w:numId="4">
    <w:abstractNumId w:val="21"/>
  </w:num>
  <w:num w:numId="5">
    <w:abstractNumId w:val="20"/>
  </w:num>
  <w:num w:numId="6">
    <w:abstractNumId w:val="17"/>
  </w:num>
  <w:num w:numId="7">
    <w:abstractNumId w:val="12"/>
  </w:num>
  <w:num w:numId="8">
    <w:abstractNumId w:val="3"/>
  </w:num>
  <w:num w:numId="9">
    <w:abstractNumId w:val="2"/>
  </w:num>
  <w:num w:numId="10">
    <w:abstractNumId w:val="1"/>
  </w:num>
  <w:num w:numId="11">
    <w:abstractNumId w:val="0"/>
  </w:num>
  <w:num w:numId="12">
    <w:abstractNumId w:val="27"/>
  </w:num>
  <w:num w:numId="13">
    <w:abstractNumId w:val="22"/>
  </w:num>
  <w:num w:numId="14">
    <w:abstractNumId w:val="25"/>
  </w:num>
  <w:num w:numId="15">
    <w:abstractNumId w:val="30"/>
  </w:num>
  <w:num w:numId="16">
    <w:abstractNumId w:val="19"/>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28"/>
  </w:num>
  <w:num w:numId="26">
    <w:abstractNumId w:val="32"/>
  </w:num>
  <w:num w:numId="27">
    <w:abstractNumId w:val="18"/>
  </w:num>
  <w:num w:numId="28">
    <w:abstractNumId w:val="13"/>
  </w:num>
  <w:num w:numId="29">
    <w:abstractNumId w:val="26"/>
  </w:num>
  <w:num w:numId="30">
    <w:abstractNumId w:val="14"/>
  </w:num>
  <w:num w:numId="31">
    <w:abstractNumId w:val="31"/>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revisionView w:markup="0"/>
  <w:trackRevisions/>
  <w:defaultTabStop w:val="72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7A1"/>
    <w:rsid w:val="000407A1"/>
    <w:rsid w:val="00054044"/>
    <w:rsid w:val="00071A68"/>
    <w:rsid w:val="00074A74"/>
    <w:rsid w:val="00076357"/>
    <w:rsid w:val="00094551"/>
    <w:rsid w:val="000B1A55"/>
    <w:rsid w:val="00110B82"/>
    <w:rsid w:val="001163B5"/>
    <w:rsid w:val="00117D2E"/>
    <w:rsid w:val="00121AB1"/>
    <w:rsid w:val="00124F8A"/>
    <w:rsid w:val="00175D57"/>
    <w:rsid w:val="001857C2"/>
    <w:rsid w:val="001A72D6"/>
    <w:rsid w:val="001D74D1"/>
    <w:rsid w:val="001E4007"/>
    <w:rsid w:val="00232071"/>
    <w:rsid w:val="002666B9"/>
    <w:rsid w:val="002977B2"/>
    <w:rsid w:val="002A77A5"/>
    <w:rsid w:val="002B6DF3"/>
    <w:rsid w:val="002E6B5E"/>
    <w:rsid w:val="00317F74"/>
    <w:rsid w:val="003877D0"/>
    <w:rsid w:val="003B3BB0"/>
    <w:rsid w:val="003D5B4D"/>
    <w:rsid w:val="003E193B"/>
    <w:rsid w:val="0040307A"/>
    <w:rsid w:val="0040727D"/>
    <w:rsid w:val="00410AC8"/>
    <w:rsid w:val="004207A5"/>
    <w:rsid w:val="004222EE"/>
    <w:rsid w:val="00424251"/>
    <w:rsid w:val="0042585F"/>
    <w:rsid w:val="00427836"/>
    <w:rsid w:val="00456CF8"/>
    <w:rsid w:val="0047291F"/>
    <w:rsid w:val="00494C15"/>
    <w:rsid w:val="00495249"/>
    <w:rsid w:val="004A293E"/>
    <w:rsid w:val="004B5671"/>
    <w:rsid w:val="004B7D8D"/>
    <w:rsid w:val="004C10AD"/>
    <w:rsid w:val="004C3506"/>
    <w:rsid w:val="004C7711"/>
    <w:rsid w:val="004D6BFF"/>
    <w:rsid w:val="004E6A5D"/>
    <w:rsid w:val="004F4EA3"/>
    <w:rsid w:val="00545A11"/>
    <w:rsid w:val="005A31A3"/>
    <w:rsid w:val="005E385F"/>
    <w:rsid w:val="005E5525"/>
    <w:rsid w:val="00611B69"/>
    <w:rsid w:val="00612573"/>
    <w:rsid w:val="00617A4D"/>
    <w:rsid w:val="00620117"/>
    <w:rsid w:val="00667D88"/>
    <w:rsid w:val="00671350"/>
    <w:rsid w:val="006A5904"/>
    <w:rsid w:val="006C63B5"/>
    <w:rsid w:val="006F7699"/>
    <w:rsid w:val="00741159"/>
    <w:rsid w:val="0075372F"/>
    <w:rsid w:val="0075581E"/>
    <w:rsid w:val="0076729F"/>
    <w:rsid w:val="007962F2"/>
    <w:rsid w:val="007A17E8"/>
    <w:rsid w:val="007A26C5"/>
    <w:rsid w:val="007A6514"/>
    <w:rsid w:val="007E3788"/>
    <w:rsid w:val="007E5109"/>
    <w:rsid w:val="0080133A"/>
    <w:rsid w:val="0082149A"/>
    <w:rsid w:val="0084482E"/>
    <w:rsid w:val="0085472E"/>
    <w:rsid w:val="00872948"/>
    <w:rsid w:val="008A62D1"/>
    <w:rsid w:val="008B69B4"/>
    <w:rsid w:val="008C673E"/>
    <w:rsid w:val="008D5ECB"/>
    <w:rsid w:val="008F5E56"/>
    <w:rsid w:val="009066BF"/>
    <w:rsid w:val="0091089F"/>
    <w:rsid w:val="0091241B"/>
    <w:rsid w:val="009C3802"/>
    <w:rsid w:val="009D4B78"/>
    <w:rsid w:val="00A15F6F"/>
    <w:rsid w:val="00AA0A6C"/>
    <w:rsid w:val="00AB524A"/>
    <w:rsid w:val="00AE7DCA"/>
    <w:rsid w:val="00B00AD5"/>
    <w:rsid w:val="00B01722"/>
    <w:rsid w:val="00BB0DFA"/>
    <w:rsid w:val="00BB1923"/>
    <w:rsid w:val="00BB2320"/>
    <w:rsid w:val="00BC67DB"/>
    <w:rsid w:val="00C443FF"/>
    <w:rsid w:val="00CA05D0"/>
    <w:rsid w:val="00CB0C33"/>
    <w:rsid w:val="00CC76C7"/>
    <w:rsid w:val="00CD6CAC"/>
    <w:rsid w:val="00CF4629"/>
    <w:rsid w:val="00CF4D8B"/>
    <w:rsid w:val="00D14DEB"/>
    <w:rsid w:val="00D2426E"/>
    <w:rsid w:val="00D30284"/>
    <w:rsid w:val="00D316D0"/>
    <w:rsid w:val="00D43C0A"/>
    <w:rsid w:val="00D5106B"/>
    <w:rsid w:val="00DA51F6"/>
    <w:rsid w:val="00DC30D4"/>
    <w:rsid w:val="00DC6ACF"/>
    <w:rsid w:val="00DF7EE5"/>
    <w:rsid w:val="00E06DFF"/>
    <w:rsid w:val="00E25E22"/>
    <w:rsid w:val="00E601F8"/>
    <w:rsid w:val="00E66F02"/>
    <w:rsid w:val="00E721EE"/>
    <w:rsid w:val="00E83C87"/>
    <w:rsid w:val="00EA50EA"/>
    <w:rsid w:val="00EB7493"/>
    <w:rsid w:val="00EE35D8"/>
    <w:rsid w:val="00F362DD"/>
    <w:rsid w:val="00F87A59"/>
    <w:rsid w:val="00FA3E6A"/>
    <w:rsid w:val="00FC58F8"/>
    <w:rsid w:val="00FE4489"/>
    <w:rsid w:val="00FF0ED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7E6B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C0A"/>
    <w:rPr>
      <w:rFonts w:ascii="Arial" w:hAnsi="Arial"/>
      <w:sz w:val="24"/>
    </w:rPr>
  </w:style>
  <w:style w:type="paragraph" w:styleId="Heading1">
    <w:name w:val="heading 1"/>
    <w:basedOn w:val="Normal"/>
    <w:next w:val="Normal"/>
    <w:qFormat/>
    <w:rsid w:val="00D43C0A"/>
    <w:pPr>
      <w:keepNext/>
      <w:numPr>
        <w:numId w:val="3"/>
      </w:numPr>
      <w:tabs>
        <w:tab w:val="left" w:pos="1440"/>
      </w:tabs>
      <w:spacing w:before="120" w:after="120"/>
      <w:outlineLvl w:val="0"/>
    </w:pPr>
    <w:rPr>
      <w:b/>
      <w:caps/>
      <w:sz w:val="28"/>
    </w:rPr>
  </w:style>
  <w:style w:type="paragraph" w:styleId="Heading2">
    <w:name w:val="heading 2"/>
    <w:basedOn w:val="Normal"/>
    <w:next w:val="Normal"/>
    <w:qFormat/>
    <w:rsid w:val="00D43C0A"/>
    <w:pPr>
      <w:keepNext/>
      <w:numPr>
        <w:ilvl w:val="1"/>
        <w:numId w:val="3"/>
      </w:numPr>
      <w:tabs>
        <w:tab w:val="left" w:pos="1008"/>
      </w:tabs>
      <w:spacing w:before="120" w:after="60"/>
      <w:outlineLvl w:val="1"/>
    </w:pPr>
    <w:rPr>
      <w:b/>
    </w:rPr>
  </w:style>
  <w:style w:type="paragraph" w:styleId="Heading3">
    <w:name w:val="heading 3"/>
    <w:basedOn w:val="Normal"/>
    <w:next w:val="Normal"/>
    <w:qFormat/>
    <w:rsid w:val="00D43C0A"/>
    <w:pPr>
      <w:keepNext/>
      <w:numPr>
        <w:ilvl w:val="2"/>
        <w:numId w:val="3"/>
      </w:numPr>
      <w:spacing w:after="100" w:afterAutospacing="1"/>
      <w:outlineLvl w:val="2"/>
    </w:pPr>
    <w:rPr>
      <w:b/>
    </w:rPr>
  </w:style>
  <w:style w:type="paragraph" w:styleId="Heading4">
    <w:name w:val="heading 4"/>
    <w:basedOn w:val="Normal"/>
    <w:next w:val="Normal"/>
    <w:qFormat/>
    <w:rsid w:val="00C05BCC"/>
    <w:pPr>
      <w:numPr>
        <w:ilvl w:val="3"/>
        <w:numId w:val="3"/>
      </w:numPr>
      <w:spacing w:before="240" w:after="120"/>
      <w:outlineLvl w:val="3"/>
    </w:pPr>
    <w:rPr>
      <w:b/>
    </w:rPr>
  </w:style>
  <w:style w:type="paragraph" w:styleId="Heading5">
    <w:name w:val="heading 5"/>
    <w:basedOn w:val="Normal"/>
    <w:next w:val="Normal"/>
    <w:qFormat/>
    <w:rsid w:val="00D43C0A"/>
    <w:pPr>
      <w:numPr>
        <w:ilvl w:val="4"/>
        <w:numId w:val="3"/>
      </w:numPr>
      <w:spacing w:before="240" w:after="60"/>
      <w:outlineLvl w:val="4"/>
    </w:pPr>
    <w:rPr>
      <w:b/>
      <w:i/>
      <w:sz w:val="26"/>
    </w:rPr>
  </w:style>
  <w:style w:type="paragraph" w:styleId="Heading6">
    <w:name w:val="heading 6"/>
    <w:basedOn w:val="Normal"/>
    <w:next w:val="Normal"/>
    <w:qFormat/>
    <w:rsid w:val="00D43C0A"/>
    <w:pPr>
      <w:numPr>
        <w:ilvl w:val="5"/>
        <w:numId w:val="3"/>
      </w:numPr>
      <w:spacing w:before="120" w:after="120"/>
      <w:outlineLvl w:val="5"/>
    </w:pPr>
    <w:rPr>
      <w:b/>
      <w:caps/>
      <w:sz w:val="28"/>
    </w:rPr>
  </w:style>
  <w:style w:type="paragraph" w:styleId="Heading7">
    <w:name w:val="heading 7"/>
    <w:basedOn w:val="Normal"/>
    <w:next w:val="Normal"/>
    <w:qFormat/>
    <w:rsid w:val="00D43C0A"/>
    <w:pPr>
      <w:numPr>
        <w:ilvl w:val="6"/>
        <w:numId w:val="3"/>
      </w:numPr>
      <w:spacing w:before="240" w:after="60"/>
      <w:outlineLvl w:val="6"/>
    </w:pPr>
  </w:style>
  <w:style w:type="paragraph" w:styleId="Heading8">
    <w:name w:val="heading 8"/>
    <w:basedOn w:val="Normal"/>
    <w:next w:val="Normal"/>
    <w:qFormat/>
    <w:rsid w:val="00D43C0A"/>
    <w:pPr>
      <w:numPr>
        <w:ilvl w:val="7"/>
        <w:numId w:val="3"/>
      </w:numPr>
      <w:spacing w:before="240" w:after="60"/>
      <w:outlineLvl w:val="7"/>
    </w:pPr>
    <w:rPr>
      <w:i/>
    </w:rPr>
  </w:style>
  <w:style w:type="paragraph" w:styleId="Heading9">
    <w:name w:val="heading 9"/>
    <w:basedOn w:val="Normal"/>
    <w:next w:val="Normal"/>
    <w:qFormat/>
    <w:rsid w:val="00D43C0A"/>
    <w:pPr>
      <w:numPr>
        <w:ilvl w:val="8"/>
        <w:numId w:val="3"/>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D43C0A"/>
    <w:pPr>
      <w:jc w:val="both"/>
    </w:pPr>
  </w:style>
  <w:style w:type="paragraph" w:styleId="TOC7">
    <w:name w:val="toc 7"/>
    <w:basedOn w:val="Normal"/>
    <w:next w:val="Normal"/>
    <w:uiPriority w:val="39"/>
    <w:rsid w:val="00D43C0A"/>
    <w:pPr>
      <w:widowControl w:val="0"/>
      <w:tabs>
        <w:tab w:val="left" w:pos="1872"/>
        <w:tab w:val="right" w:leader="dot" w:pos="9360"/>
      </w:tabs>
      <w:spacing w:before="120"/>
      <w:ind w:left="1872" w:hanging="1872"/>
      <w:outlineLvl w:val="6"/>
    </w:pPr>
    <w:rPr>
      <w:b/>
    </w:rPr>
  </w:style>
  <w:style w:type="paragraph" w:styleId="Caption">
    <w:name w:val="caption"/>
    <w:basedOn w:val="Normal"/>
    <w:next w:val="Normal"/>
    <w:qFormat/>
    <w:rsid w:val="00D43C0A"/>
    <w:pPr>
      <w:tabs>
        <w:tab w:val="left" w:pos="-720"/>
      </w:tabs>
      <w:suppressAutoHyphens/>
      <w:jc w:val="center"/>
    </w:pPr>
    <w:rPr>
      <w:b/>
      <w:i/>
      <w:sz w:val="20"/>
    </w:rPr>
  </w:style>
  <w:style w:type="paragraph" w:styleId="TOC1">
    <w:name w:val="toc 1"/>
    <w:basedOn w:val="Normal"/>
    <w:next w:val="Normal"/>
    <w:uiPriority w:val="39"/>
    <w:rsid w:val="00D43C0A"/>
    <w:pPr>
      <w:keepLines/>
      <w:tabs>
        <w:tab w:val="left" w:pos="1008"/>
        <w:tab w:val="right" w:leader="dot" w:pos="8640"/>
      </w:tabs>
      <w:spacing w:before="120"/>
      <w:ind w:left="1008" w:hanging="1008"/>
    </w:pPr>
    <w:rPr>
      <w:b/>
      <w:caps/>
      <w:noProof/>
    </w:rPr>
  </w:style>
  <w:style w:type="character" w:styleId="Hyperlink">
    <w:name w:val="Hyperlink"/>
    <w:basedOn w:val="DefaultParagraphFont"/>
    <w:rsid w:val="00D43C0A"/>
    <w:rPr>
      <w:color w:val="0000FF"/>
      <w:u w:val="single"/>
    </w:rPr>
  </w:style>
  <w:style w:type="paragraph" w:styleId="TOC2">
    <w:name w:val="toc 2"/>
    <w:basedOn w:val="Normal"/>
    <w:next w:val="Normal"/>
    <w:uiPriority w:val="39"/>
    <w:rsid w:val="00D43C0A"/>
    <w:pPr>
      <w:tabs>
        <w:tab w:val="left" w:pos="1800"/>
        <w:tab w:val="right" w:leader="dot" w:pos="8640"/>
      </w:tabs>
      <w:ind w:left="1296" w:hanging="1008"/>
    </w:pPr>
    <w:rPr>
      <w:noProof/>
    </w:rPr>
  </w:style>
  <w:style w:type="paragraph" w:styleId="TOC3">
    <w:name w:val="toc 3"/>
    <w:basedOn w:val="Normal"/>
    <w:next w:val="Normal"/>
    <w:uiPriority w:val="39"/>
    <w:rsid w:val="00D43C0A"/>
    <w:pPr>
      <w:tabs>
        <w:tab w:val="left" w:pos="1800"/>
        <w:tab w:val="right" w:leader="dot" w:pos="8640"/>
      </w:tabs>
      <w:ind w:left="1440" w:hanging="1008"/>
    </w:pPr>
  </w:style>
  <w:style w:type="paragraph" w:styleId="TOC4">
    <w:name w:val="toc 4"/>
    <w:basedOn w:val="Normal"/>
    <w:next w:val="Normal"/>
    <w:autoRedefine/>
    <w:uiPriority w:val="39"/>
    <w:rsid w:val="00D43C0A"/>
    <w:pPr>
      <w:ind w:left="720"/>
    </w:pPr>
  </w:style>
  <w:style w:type="paragraph" w:styleId="TOC6">
    <w:name w:val="toc 6"/>
    <w:basedOn w:val="Normal"/>
    <w:next w:val="Normal"/>
    <w:uiPriority w:val="39"/>
    <w:rsid w:val="00D43C0A"/>
    <w:pPr>
      <w:tabs>
        <w:tab w:val="left" w:pos="1800"/>
        <w:tab w:val="right" w:leader="dot" w:pos="8640"/>
      </w:tabs>
      <w:spacing w:before="120"/>
      <w:ind w:left="1872" w:hanging="1872"/>
    </w:pPr>
    <w:rPr>
      <w:b/>
      <w:caps/>
    </w:rPr>
  </w:style>
  <w:style w:type="paragraph" w:styleId="BodyText2">
    <w:name w:val="Body Text 2"/>
    <w:basedOn w:val="Normal"/>
    <w:rsid w:val="00D43C0A"/>
  </w:style>
  <w:style w:type="paragraph" w:styleId="Header">
    <w:name w:val="header"/>
    <w:basedOn w:val="Normal"/>
    <w:rsid w:val="00D43C0A"/>
    <w:pPr>
      <w:tabs>
        <w:tab w:val="center" w:pos="4320"/>
        <w:tab w:val="right" w:pos="8640"/>
      </w:tabs>
    </w:pPr>
  </w:style>
  <w:style w:type="paragraph" w:styleId="BodyText">
    <w:name w:val="Body Text"/>
    <w:basedOn w:val="Normal"/>
    <w:rsid w:val="00D43C0A"/>
    <w:rPr>
      <w:b/>
    </w:rPr>
  </w:style>
  <w:style w:type="character" w:styleId="PageNumber">
    <w:name w:val="page number"/>
    <w:basedOn w:val="DefaultParagraphFont"/>
    <w:rsid w:val="00D43C0A"/>
  </w:style>
  <w:style w:type="paragraph" w:styleId="Footer">
    <w:name w:val="footer"/>
    <w:basedOn w:val="Normal"/>
    <w:rsid w:val="00D43C0A"/>
    <w:pPr>
      <w:tabs>
        <w:tab w:val="center" w:pos="4320"/>
        <w:tab w:val="right" w:pos="8640"/>
      </w:tabs>
    </w:pPr>
  </w:style>
  <w:style w:type="character" w:styleId="FollowedHyperlink">
    <w:name w:val="FollowedHyperlink"/>
    <w:basedOn w:val="DefaultParagraphFont"/>
    <w:rsid w:val="00D43C0A"/>
    <w:rPr>
      <w:color w:val="800080"/>
      <w:u w:val="single"/>
    </w:rPr>
  </w:style>
  <w:style w:type="paragraph" w:styleId="TOC5">
    <w:name w:val="toc 5"/>
    <w:basedOn w:val="Normal"/>
    <w:next w:val="Normal"/>
    <w:autoRedefine/>
    <w:uiPriority w:val="39"/>
    <w:semiHidden/>
    <w:rsid w:val="000407A1"/>
    <w:pPr>
      <w:ind w:left="960"/>
    </w:pPr>
  </w:style>
  <w:style w:type="paragraph" w:styleId="TOC8">
    <w:name w:val="toc 8"/>
    <w:basedOn w:val="Normal"/>
    <w:next w:val="Normal"/>
    <w:autoRedefine/>
    <w:uiPriority w:val="39"/>
    <w:semiHidden/>
    <w:rsid w:val="000407A1"/>
    <w:pPr>
      <w:ind w:left="1680"/>
    </w:pPr>
  </w:style>
  <w:style w:type="paragraph" w:styleId="TOC9">
    <w:name w:val="toc 9"/>
    <w:basedOn w:val="Normal"/>
    <w:next w:val="Normal"/>
    <w:autoRedefine/>
    <w:uiPriority w:val="39"/>
    <w:semiHidden/>
    <w:rsid w:val="000407A1"/>
    <w:pPr>
      <w:ind w:left="1920"/>
    </w:pPr>
  </w:style>
  <w:style w:type="paragraph" w:styleId="BalloonText">
    <w:name w:val="Balloon Text"/>
    <w:basedOn w:val="Normal"/>
    <w:link w:val="BalloonTextChar"/>
    <w:uiPriority w:val="99"/>
    <w:semiHidden/>
    <w:unhideWhenUsed/>
    <w:rsid w:val="001C4304"/>
    <w:rPr>
      <w:rFonts w:ascii="Lucida Grande" w:hAnsi="Lucida Grande"/>
      <w:sz w:val="18"/>
      <w:szCs w:val="18"/>
    </w:rPr>
  </w:style>
  <w:style w:type="character" w:customStyle="1" w:styleId="BalloonTextChar">
    <w:name w:val="Balloon Text Char"/>
    <w:basedOn w:val="DefaultParagraphFont"/>
    <w:link w:val="BalloonText"/>
    <w:uiPriority w:val="99"/>
    <w:semiHidden/>
    <w:rsid w:val="001C4304"/>
    <w:rPr>
      <w:rFonts w:ascii="Lucida Grande" w:hAnsi="Lucida Grande"/>
      <w:sz w:val="18"/>
      <w:szCs w:val="18"/>
    </w:rPr>
  </w:style>
  <w:style w:type="paragraph" w:styleId="Title">
    <w:name w:val="Title"/>
    <w:basedOn w:val="Normal"/>
    <w:next w:val="Normal"/>
    <w:link w:val="TitleChar"/>
    <w:uiPriority w:val="10"/>
    <w:qFormat/>
    <w:rsid w:val="00BE5EED"/>
    <w:pPr>
      <w:spacing w:before="240" w:after="60"/>
      <w:jc w:val="center"/>
      <w:outlineLvl w:val="0"/>
    </w:pPr>
    <w:rPr>
      <w:rFonts w:ascii="Calibri" w:hAnsi="Calibri"/>
      <w:b/>
      <w:bCs/>
      <w:kern w:val="28"/>
      <w:sz w:val="32"/>
      <w:szCs w:val="32"/>
    </w:rPr>
  </w:style>
  <w:style w:type="character" w:customStyle="1" w:styleId="TitleChar">
    <w:name w:val="Title Char"/>
    <w:basedOn w:val="DefaultParagraphFont"/>
    <w:link w:val="Title"/>
    <w:uiPriority w:val="10"/>
    <w:rsid w:val="00BE5EED"/>
    <w:rPr>
      <w:rFonts w:ascii="Calibri" w:eastAsia="Times New Roman" w:hAnsi="Calibri" w:cs="Times New Roman"/>
      <w:b/>
      <w:bCs/>
      <w:kern w:val="28"/>
      <w:sz w:val="32"/>
      <w:szCs w:val="32"/>
    </w:rPr>
  </w:style>
  <w:style w:type="paragraph" w:customStyle="1" w:styleId="Figure">
    <w:name w:val="Figure"/>
    <w:basedOn w:val="Normal"/>
    <w:rsid w:val="00C05BCC"/>
    <w:pPr>
      <w:keepLines/>
      <w:widowControl w:val="0"/>
      <w:jc w:val="center"/>
    </w:pPr>
  </w:style>
  <w:style w:type="paragraph" w:customStyle="1" w:styleId="Requirement">
    <w:name w:val="Requirement"/>
    <w:basedOn w:val="Normal"/>
    <w:rsid w:val="00C05BCC"/>
    <w:pPr>
      <w:keepLines/>
      <w:tabs>
        <w:tab w:val="left" w:pos="1584"/>
      </w:tabs>
      <w:spacing w:after="240"/>
      <w:ind w:left="1584" w:hanging="1584"/>
    </w:pPr>
    <w:rPr>
      <w:lang w:bidi="en-US"/>
    </w:rPr>
  </w:style>
  <w:style w:type="paragraph" w:customStyle="1" w:styleId="Annotation">
    <w:name w:val="Annotation"/>
    <w:basedOn w:val="Requirement"/>
    <w:rsid w:val="00C05BCC"/>
    <w:pPr>
      <w:jc w:val="both"/>
    </w:pPr>
  </w:style>
  <w:style w:type="paragraph" w:customStyle="1" w:styleId="AcronymAbbreviationDefinition">
    <w:name w:val="Acronym/Abbreviation Definition"/>
    <w:basedOn w:val="Annotation"/>
    <w:rsid w:val="00C05BCC"/>
    <w:pPr>
      <w:spacing w:after="120"/>
    </w:pPr>
  </w:style>
  <w:style w:type="paragraph" w:styleId="ListParagraph">
    <w:name w:val="List Paragraph"/>
    <w:basedOn w:val="Normal"/>
    <w:rsid w:val="001857C2"/>
    <w:pPr>
      <w:ind w:left="720"/>
      <w:contextualSpacing/>
    </w:pPr>
    <w:rPr>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C0A"/>
    <w:rPr>
      <w:rFonts w:ascii="Arial" w:hAnsi="Arial"/>
      <w:sz w:val="24"/>
    </w:rPr>
  </w:style>
  <w:style w:type="paragraph" w:styleId="Heading1">
    <w:name w:val="heading 1"/>
    <w:basedOn w:val="Normal"/>
    <w:next w:val="Normal"/>
    <w:qFormat/>
    <w:rsid w:val="00D43C0A"/>
    <w:pPr>
      <w:keepNext/>
      <w:numPr>
        <w:numId w:val="3"/>
      </w:numPr>
      <w:tabs>
        <w:tab w:val="left" w:pos="1440"/>
      </w:tabs>
      <w:spacing w:before="120" w:after="120"/>
      <w:outlineLvl w:val="0"/>
    </w:pPr>
    <w:rPr>
      <w:b/>
      <w:caps/>
      <w:sz w:val="28"/>
    </w:rPr>
  </w:style>
  <w:style w:type="paragraph" w:styleId="Heading2">
    <w:name w:val="heading 2"/>
    <w:basedOn w:val="Normal"/>
    <w:next w:val="Normal"/>
    <w:qFormat/>
    <w:rsid w:val="00D43C0A"/>
    <w:pPr>
      <w:keepNext/>
      <w:numPr>
        <w:ilvl w:val="1"/>
        <w:numId w:val="3"/>
      </w:numPr>
      <w:tabs>
        <w:tab w:val="left" w:pos="1008"/>
      </w:tabs>
      <w:spacing w:before="120" w:after="60"/>
      <w:outlineLvl w:val="1"/>
    </w:pPr>
    <w:rPr>
      <w:b/>
    </w:rPr>
  </w:style>
  <w:style w:type="paragraph" w:styleId="Heading3">
    <w:name w:val="heading 3"/>
    <w:basedOn w:val="Normal"/>
    <w:next w:val="Normal"/>
    <w:qFormat/>
    <w:rsid w:val="00D43C0A"/>
    <w:pPr>
      <w:keepNext/>
      <w:numPr>
        <w:ilvl w:val="2"/>
        <w:numId w:val="3"/>
      </w:numPr>
      <w:spacing w:after="100" w:afterAutospacing="1"/>
      <w:outlineLvl w:val="2"/>
    </w:pPr>
    <w:rPr>
      <w:b/>
    </w:rPr>
  </w:style>
  <w:style w:type="paragraph" w:styleId="Heading4">
    <w:name w:val="heading 4"/>
    <w:basedOn w:val="Normal"/>
    <w:next w:val="Normal"/>
    <w:qFormat/>
    <w:rsid w:val="00C05BCC"/>
    <w:pPr>
      <w:numPr>
        <w:ilvl w:val="3"/>
        <w:numId w:val="3"/>
      </w:numPr>
      <w:spacing w:before="240" w:after="120"/>
      <w:outlineLvl w:val="3"/>
    </w:pPr>
    <w:rPr>
      <w:b/>
    </w:rPr>
  </w:style>
  <w:style w:type="paragraph" w:styleId="Heading5">
    <w:name w:val="heading 5"/>
    <w:basedOn w:val="Normal"/>
    <w:next w:val="Normal"/>
    <w:qFormat/>
    <w:rsid w:val="00D43C0A"/>
    <w:pPr>
      <w:numPr>
        <w:ilvl w:val="4"/>
        <w:numId w:val="3"/>
      </w:numPr>
      <w:spacing w:before="240" w:after="60"/>
      <w:outlineLvl w:val="4"/>
    </w:pPr>
    <w:rPr>
      <w:b/>
      <w:i/>
      <w:sz w:val="26"/>
    </w:rPr>
  </w:style>
  <w:style w:type="paragraph" w:styleId="Heading6">
    <w:name w:val="heading 6"/>
    <w:basedOn w:val="Normal"/>
    <w:next w:val="Normal"/>
    <w:qFormat/>
    <w:rsid w:val="00D43C0A"/>
    <w:pPr>
      <w:numPr>
        <w:ilvl w:val="5"/>
        <w:numId w:val="3"/>
      </w:numPr>
      <w:spacing w:before="120" w:after="120"/>
      <w:outlineLvl w:val="5"/>
    </w:pPr>
    <w:rPr>
      <w:b/>
      <w:caps/>
      <w:sz w:val="28"/>
    </w:rPr>
  </w:style>
  <w:style w:type="paragraph" w:styleId="Heading7">
    <w:name w:val="heading 7"/>
    <w:basedOn w:val="Normal"/>
    <w:next w:val="Normal"/>
    <w:qFormat/>
    <w:rsid w:val="00D43C0A"/>
    <w:pPr>
      <w:numPr>
        <w:ilvl w:val="6"/>
        <w:numId w:val="3"/>
      </w:numPr>
      <w:spacing w:before="240" w:after="60"/>
      <w:outlineLvl w:val="6"/>
    </w:pPr>
  </w:style>
  <w:style w:type="paragraph" w:styleId="Heading8">
    <w:name w:val="heading 8"/>
    <w:basedOn w:val="Normal"/>
    <w:next w:val="Normal"/>
    <w:qFormat/>
    <w:rsid w:val="00D43C0A"/>
    <w:pPr>
      <w:numPr>
        <w:ilvl w:val="7"/>
        <w:numId w:val="3"/>
      </w:numPr>
      <w:spacing w:before="240" w:after="60"/>
      <w:outlineLvl w:val="7"/>
    </w:pPr>
    <w:rPr>
      <w:i/>
    </w:rPr>
  </w:style>
  <w:style w:type="paragraph" w:styleId="Heading9">
    <w:name w:val="heading 9"/>
    <w:basedOn w:val="Normal"/>
    <w:next w:val="Normal"/>
    <w:qFormat/>
    <w:rsid w:val="00D43C0A"/>
    <w:pPr>
      <w:numPr>
        <w:ilvl w:val="8"/>
        <w:numId w:val="3"/>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D43C0A"/>
    <w:pPr>
      <w:jc w:val="both"/>
    </w:pPr>
  </w:style>
  <w:style w:type="paragraph" w:styleId="TOC7">
    <w:name w:val="toc 7"/>
    <w:basedOn w:val="Normal"/>
    <w:next w:val="Normal"/>
    <w:uiPriority w:val="39"/>
    <w:rsid w:val="00D43C0A"/>
    <w:pPr>
      <w:widowControl w:val="0"/>
      <w:tabs>
        <w:tab w:val="left" w:pos="1872"/>
        <w:tab w:val="right" w:leader="dot" w:pos="9360"/>
      </w:tabs>
      <w:spacing w:before="120"/>
      <w:ind w:left="1872" w:hanging="1872"/>
      <w:outlineLvl w:val="6"/>
    </w:pPr>
    <w:rPr>
      <w:b/>
    </w:rPr>
  </w:style>
  <w:style w:type="paragraph" w:styleId="Caption">
    <w:name w:val="caption"/>
    <w:basedOn w:val="Normal"/>
    <w:next w:val="Normal"/>
    <w:qFormat/>
    <w:rsid w:val="00D43C0A"/>
    <w:pPr>
      <w:tabs>
        <w:tab w:val="left" w:pos="-720"/>
      </w:tabs>
      <w:suppressAutoHyphens/>
      <w:jc w:val="center"/>
    </w:pPr>
    <w:rPr>
      <w:b/>
      <w:i/>
      <w:sz w:val="20"/>
    </w:rPr>
  </w:style>
  <w:style w:type="paragraph" w:styleId="TOC1">
    <w:name w:val="toc 1"/>
    <w:basedOn w:val="Normal"/>
    <w:next w:val="Normal"/>
    <w:uiPriority w:val="39"/>
    <w:rsid w:val="00D43C0A"/>
    <w:pPr>
      <w:keepLines/>
      <w:tabs>
        <w:tab w:val="left" w:pos="1008"/>
        <w:tab w:val="right" w:leader="dot" w:pos="8640"/>
      </w:tabs>
      <w:spacing w:before="120"/>
      <w:ind w:left="1008" w:hanging="1008"/>
    </w:pPr>
    <w:rPr>
      <w:b/>
      <w:caps/>
      <w:noProof/>
    </w:rPr>
  </w:style>
  <w:style w:type="character" w:styleId="Hyperlink">
    <w:name w:val="Hyperlink"/>
    <w:basedOn w:val="DefaultParagraphFont"/>
    <w:rsid w:val="00D43C0A"/>
    <w:rPr>
      <w:color w:val="0000FF"/>
      <w:u w:val="single"/>
    </w:rPr>
  </w:style>
  <w:style w:type="paragraph" w:styleId="TOC2">
    <w:name w:val="toc 2"/>
    <w:basedOn w:val="Normal"/>
    <w:next w:val="Normal"/>
    <w:uiPriority w:val="39"/>
    <w:rsid w:val="00D43C0A"/>
    <w:pPr>
      <w:tabs>
        <w:tab w:val="left" w:pos="1800"/>
        <w:tab w:val="right" w:leader="dot" w:pos="8640"/>
      </w:tabs>
      <w:ind w:left="1296" w:hanging="1008"/>
    </w:pPr>
    <w:rPr>
      <w:noProof/>
    </w:rPr>
  </w:style>
  <w:style w:type="paragraph" w:styleId="TOC3">
    <w:name w:val="toc 3"/>
    <w:basedOn w:val="Normal"/>
    <w:next w:val="Normal"/>
    <w:uiPriority w:val="39"/>
    <w:rsid w:val="00D43C0A"/>
    <w:pPr>
      <w:tabs>
        <w:tab w:val="left" w:pos="1800"/>
        <w:tab w:val="right" w:leader="dot" w:pos="8640"/>
      </w:tabs>
      <w:ind w:left="1440" w:hanging="1008"/>
    </w:pPr>
  </w:style>
  <w:style w:type="paragraph" w:styleId="TOC4">
    <w:name w:val="toc 4"/>
    <w:basedOn w:val="Normal"/>
    <w:next w:val="Normal"/>
    <w:autoRedefine/>
    <w:uiPriority w:val="39"/>
    <w:rsid w:val="00D43C0A"/>
    <w:pPr>
      <w:ind w:left="720"/>
    </w:pPr>
  </w:style>
  <w:style w:type="paragraph" w:styleId="TOC6">
    <w:name w:val="toc 6"/>
    <w:basedOn w:val="Normal"/>
    <w:next w:val="Normal"/>
    <w:uiPriority w:val="39"/>
    <w:rsid w:val="00D43C0A"/>
    <w:pPr>
      <w:tabs>
        <w:tab w:val="left" w:pos="1800"/>
        <w:tab w:val="right" w:leader="dot" w:pos="8640"/>
      </w:tabs>
      <w:spacing w:before="120"/>
      <w:ind w:left="1872" w:hanging="1872"/>
    </w:pPr>
    <w:rPr>
      <w:b/>
      <w:caps/>
    </w:rPr>
  </w:style>
  <w:style w:type="paragraph" w:styleId="BodyText2">
    <w:name w:val="Body Text 2"/>
    <w:basedOn w:val="Normal"/>
    <w:rsid w:val="00D43C0A"/>
  </w:style>
  <w:style w:type="paragraph" w:styleId="Header">
    <w:name w:val="header"/>
    <w:basedOn w:val="Normal"/>
    <w:rsid w:val="00D43C0A"/>
    <w:pPr>
      <w:tabs>
        <w:tab w:val="center" w:pos="4320"/>
        <w:tab w:val="right" w:pos="8640"/>
      </w:tabs>
    </w:pPr>
  </w:style>
  <w:style w:type="paragraph" w:styleId="BodyText">
    <w:name w:val="Body Text"/>
    <w:basedOn w:val="Normal"/>
    <w:rsid w:val="00D43C0A"/>
    <w:rPr>
      <w:b/>
    </w:rPr>
  </w:style>
  <w:style w:type="character" w:styleId="PageNumber">
    <w:name w:val="page number"/>
    <w:basedOn w:val="DefaultParagraphFont"/>
    <w:rsid w:val="00D43C0A"/>
  </w:style>
  <w:style w:type="paragraph" w:styleId="Footer">
    <w:name w:val="footer"/>
    <w:basedOn w:val="Normal"/>
    <w:rsid w:val="00D43C0A"/>
    <w:pPr>
      <w:tabs>
        <w:tab w:val="center" w:pos="4320"/>
        <w:tab w:val="right" w:pos="8640"/>
      </w:tabs>
    </w:pPr>
  </w:style>
  <w:style w:type="character" w:styleId="FollowedHyperlink">
    <w:name w:val="FollowedHyperlink"/>
    <w:basedOn w:val="DefaultParagraphFont"/>
    <w:rsid w:val="00D43C0A"/>
    <w:rPr>
      <w:color w:val="800080"/>
      <w:u w:val="single"/>
    </w:rPr>
  </w:style>
  <w:style w:type="paragraph" w:styleId="TOC5">
    <w:name w:val="toc 5"/>
    <w:basedOn w:val="Normal"/>
    <w:next w:val="Normal"/>
    <w:autoRedefine/>
    <w:uiPriority w:val="39"/>
    <w:semiHidden/>
    <w:rsid w:val="000407A1"/>
    <w:pPr>
      <w:ind w:left="960"/>
    </w:pPr>
  </w:style>
  <w:style w:type="paragraph" w:styleId="TOC8">
    <w:name w:val="toc 8"/>
    <w:basedOn w:val="Normal"/>
    <w:next w:val="Normal"/>
    <w:autoRedefine/>
    <w:uiPriority w:val="39"/>
    <w:semiHidden/>
    <w:rsid w:val="000407A1"/>
    <w:pPr>
      <w:ind w:left="1680"/>
    </w:pPr>
  </w:style>
  <w:style w:type="paragraph" w:styleId="TOC9">
    <w:name w:val="toc 9"/>
    <w:basedOn w:val="Normal"/>
    <w:next w:val="Normal"/>
    <w:autoRedefine/>
    <w:uiPriority w:val="39"/>
    <w:semiHidden/>
    <w:rsid w:val="000407A1"/>
    <w:pPr>
      <w:ind w:left="1920"/>
    </w:pPr>
  </w:style>
  <w:style w:type="paragraph" w:styleId="BalloonText">
    <w:name w:val="Balloon Text"/>
    <w:basedOn w:val="Normal"/>
    <w:link w:val="BalloonTextChar"/>
    <w:uiPriority w:val="99"/>
    <w:semiHidden/>
    <w:unhideWhenUsed/>
    <w:rsid w:val="001C4304"/>
    <w:rPr>
      <w:rFonts w:ascii="Lucida Grande" w:hAnsi="Lucida Grande"/>
      <w:sz w:val="18"/>
      <w:szCs w:val="18"/>
    </w:rPr>
  </w:style>
  <w:style w:type="character" w:customStyle="1" w:styleId="BalloonTextChar">
    <w:name w:val="Balloon Text Char"/>
    <w:basedOn w:val="DefaultParagraphFont"/>
    <w:link w:val="BalloonText"/>
    <w:uiPriority w:val="99"/>
    <w:semiHidden/>
    <w:rsid w:val="001C4304"/>
    <w:rPr>
      <w:rFonts w:ascii="Lucida Grande" w:hAnsi="Lucida Grande"/>
      <w:sz w:val="18"/>
      <w:szCs w:val="18"/>
    </w:rPr>
  </w:style>
  <w:style w:type="paragraph" w:styleId="Title">
    <w:name w:val="Title"/>
    <w:basedOn w:val="Normal"/>
    <w:next w:val="Normal"/>
    <w:link w:val="TitleChar"/>
    <w:uiPriority w:val="10"/>
    <w:qFormat/>
    <w:rsid w:val="00BE5EED"/>
    <w:pPr>
      <w:spacing w:before="240" w:after="60"/>
      <w:jc w:val="center"/>
      <w:outlineLvl w:val="0"/>
    </w:pPr>
    <w:rPr>
      <w:rFonts w:ascii="Calibri" w:hAnsi="Calibri"/>
      <w:b/>
      <w:bCs/>
      <w:kern w:val="28"/>
      <w:sz w:val="32"/>
      <w:szCs w:val="32"/>
    </w:rPr>
  </w:style>
  <w:style w:type="character" w:customStyle="1" w:styleId="TitleChar">
    <w:name w:val="Title Char"/>
    <w:basedOn w:val="DefaultParagraphFont"/>
    <w:link w:val="Title"/>
    <w:uiPriority w:val="10"/>
    <w:rsid w:val="00BE5EED"/>
    <w:rPr>
      <w:rFonts w:ascii="Calibri" w:eastAsia="Times New Roman" w:hAnsi="Calibri" w:cs="Times New Roman"/>
      <w:b/>
      <w:bCs/>
      <w:kern w:val="28"/>
      <w:sz w:val="32"/>
      <w:szCs w:val="32"/>
    </w:rPr>
  </w:style>
  <w:style w:type="paragraph" w:customStyle="1" w:styleId="Figure">
    <w:name w:val="Figure"/>
    <w:basedOn w:val="Normal"/>
    <w:rsid w:val="00C05BCC"/>
    <w:pPr>
      <w:keepLines/>
      <w:widowControl w:val="0"/>
      <w:jc w:val="center"/>
    </w:pPr>
  </w:style>
  <w:style w:type="paragraph" w:customStyle="1" w:styleId="Requirement">
    <w:name w:val="Requirement"/>
    <w:basedOn w:val="Normal"/>
    <w:rsid w:val="00C05BCC"/>
    <w:pPr>
      <w:keepLines/>
      <w:tabs>
        <w:tab w:val="left" w:pos="1584"/>
      </w:tabs>
      <w:spacing w:after="240"/>
      <w:ind w:left="1584" w:hanging="1584"/>
    </w:pPr>
    <w:rPr>
      <w:lang w:bidi="en-US"/>
    </w:rPr>
  </w:style>
  <w:style w:type="paragraph" w:customStyle="1" w:styleId="Annotation">
    <w:name w:val="Annotation"/>
    <w:basedOn w:val="Requirement"/>
    <w:rsid w:val="00C05BCC"/>
    <w:pPr>
      <w:jc w:val="both"/>
    </w:pPr>
  </w:style>
  <w:style w:type="paragraph" w:customStyle="1" w:styleId="AcronymAbbreviationDefinition">
    <w:name w:val="Acronym/Abbreviation Definition"/>
    <w:basedOn w:val="Annotation"/>
    <w:rsid w:val="00C05BCC"/>
    <w:pPr>
      <w:spacing w:after="120"/>
    </w:pPr>
  </w:style>
  <w:style w:type="paragraph" w:styleId="ListParagraph">
    <w:name w:val="List Paragraph"/>
    <w:basedOn w:val="Normal"/>
    <w:rsid w:val="001857C2"/>
    <w:pPr>
      <w:ind w:left="720"/>
      <w:contextualSpacing/>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jpeg"/><Relationship Id="rId31" Type="http://schemas.openxmlformats.org/officeDocument/2006/relationships/header" Target="header4.xml"/><Relationship Id="rId32" Type="http://schemas.openxmlformats.org/officeDocument/2006/relationships/header" Target="header5.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4.xml"/><Relationship Id="rId34" Type="http://schemas.openxmlformats.org/officeDocument/2006/relationships/footer" Target="footer5.xml"/><Relationship Id="rId35" Type="http://schemas.openxmlformats.org/officeDocument/2006/relationships/header" Target="header6.xml"/><Relationship Id="rId36" Type="http://schemas.openxmlformats.org/officeDocument/2006/relationships/footer" Target="footer6.xml"/><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7018</Words>
  <Characters>40008</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Project Name and Logo</vt:lpstr>
    </vt:vector>
  </TitlesOfParts>
  <Company>OAO Corporation</Company>
  <LinksUpToDate>false</LinksUpToDate>
  <CharactersWithSpaces>46933</CharactersWithSpaces>
  <SharedDoc>false</SharedDoc>
  <HLinks>
    <vt:vector size="54" baseType="variant">
      <vt:variant>
        <vt:i4>721003</vt:i4>
      </vt:variant>
      <vt:variant>
        <vt:i4>1631</vt:i4>
      </vt:variant>
      <vt:variant>
        <vt:i4>1025</vt:i4>
      </vt:variant>
      <vt:variant>
        <vt:i4>1</vt:i4>
      </vt:variant>
      <vt:variant>
        <vt:lpwstr>PDS4_logo3_20090415</vt:lpwstr>
      </vt:variant>
      <vt:variant>
        <vt:lpwstr/>
      </vt:variant>
      <vt:variant>
        <vt:i4>3276899</vt:i4>
      </vt:variant>
      <vt:variant>
        <vt:i4>8259</vt:i4>
      </vt:variant>
      <vt:variant>
        <vt:i4>1026</vt:i4>
      </vt:variant>
      <vt:variant>
        <vt:i4>1</vt:i4>
      </vt:variant>
      <vt:variant>
        <vt:lpwstr>Search Context</vt:lpwstr>
      </vt:variant>
      <vt:variant>
        <vt:lpwstr/>
      </vt:variant>
      <vt:variant>
        <vt:i4>6553709</vt:i4>
      </vt:variant>
      <vt:variant>
        <vt:i4>11259</vt:i4>
      </vt:variant>
      <vt:variant>
        <vt:i4>1027</vt:i4>
      </vt:variant>
      <vt:variant>
        <vt:i4>1</vt:i4>
      </vt:variant>
      <vt:variant>
        <vt:lpwstr>Google</vt:lpwstr>
      </vt:variant>
      <vt:variant>
        <vt:lpwstr/>
      </vt:variant>
      <vt:variant>
        <vt:i4>7274617</vt:i4>
      </vt:variant>
      <vt:variant>
        <vt:i4>12030</vt:i4>
      </vt:variant>
      <vt:variant>
        <vt:i4>1028</vt:i4>
      </vt:variant>
      <vt:variant>
        <vt:i4>1</vt:i4>
      </vt:variant>
      <vt:variant>
        <vt:lpwstr>Amazon</vt:lpwstr>
      </vt:variant>
      <vt:variant>
        <vt:lpwstr/>
      </vt:variant>
      <vt:variant>
        <vt:i4>720919</vt:i4>
      </vt:variant>
      <vt:variant>
        <vt:i4>12986</vt:i4>
      </vt:variant>
      <vt:variant>
        <vt:i4>1029</vt:i4>
      </vt:variant>
      <vt:variant>
        <vt:i4>1</vt:i4>
      </vt:variant>
      <vt:variant>
        <vt:lpwstr>ERNE</vt:lpwstr>
      </vt:variant>
      <vt:variant>
        <vt:lpwstr/>
      </vt:variant>
      <vt:variant>
        <vt:i4>6422638</vt:i4>
      </vt:variant>
      <vt:variant>
        <vt:i4>16195</vt:i4>
      </vt:variant>
      <vt:variant>
        <vt:i4>1030</vt:i4>
      </vt:variant>
      <vt:variant>
        <vt:i4>1</vt:i4>
      </vt:variant>
      <vt:variant>
        <vt:lpwstr>Pagination</vt:lpwstr>
      </vt:variant>
      <vt:variant>
        <vt:lpwstr/>
      </vt:variant>
      <vt:variant>
        <vt:i4>5177421</vt:i4>
      </vt:variant>
      <vt:variant>
        <vt:i4>16743</vt:i4>
      </vt:variant>
      <vt:variant>
        <vt:i4>1031</vt:i4>
      </vt:variant>
      <vt:variant>
        <vt:i4>1</vt:i4>
      </vt:variant>
      <vt:variant>
        <vt:lpwstr>Use Case Diagram</vt:lpwstr>
      </vt:variant>
      <vt:variant>
        <vt:lpwstr/>
      </vt:variant>
      <vt:variant>
        <vt:i4>1376373</vt:i4>
      </vt:variant>
      <vt:variant>
        <vt:i4>29863</vt:i4>
      </vt:variant>
      <vt:variant>
        <vt:i4>1032</vt:i4>
      </vt:variant>
      <vt:variant>
        <vt:i4>1</vt:i4>
      </vt:variant>
      <vt:variant>
        <vt:lpwstr>High level arch</vt:lpwstr>
      </vt:variant>
      <vt:variant>
        <vt:lpwstr/>
      </vt:variant>
      <vt:variant>
        <vt:i4>3801189</vt:i4>
      </vt:variant>
      <vt:variant>
        <vt:i4>33043</vt:i4>
      </vt:variant>
      <vt:variant>
        <vt:i4>1033</vt:i4>
      </vt:variant>
      <vt:variant>
        <vt:i4>1</vt:i4>
      </vt:variant>
      <vt:variant>
        <vt:lpwstr>Data model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and Logo</dc:title>
  <dc:subject/>
  <dc:creator>Mori Khorrami</dc:creator>
  <cp:keywords/>
  <dc:description/>
  <cp:lastModifiedBy>Sean Hardman</cp:lastModifiedBy>
  <cp:revision>5</cp:revision>
  <cp:lastPrinted>2013-09-01T22:59:00Z</cp:lastPrinted>
  <dcterms:created xsi:type="dcterms:W3CDTF">2013-09-01T20:57:00Z</dcterms:created>
  <dcterms:modified xsi:type="dcterms:W3CDTF">2013-09-01T22:59:00Z</dcterms:modified>
</cp:coreProperties>
</file>