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55E34" w14:textId="77777777" w:rsidR="00582BD1" w:rsidRPr="00D04E15" w:rsidRDefault="00582BD1" w:rsidP="006571EC">
      <w:pPr>
        <w:jc w:val="center"/>
        <w:outlineLvl w:val="0"/>
        <w:rPr>
          <w:rFonts w:cs="Arial"/>
          <w:b/>
          <w:sz w:val="36"/>
          <w:szCs w:val="36"/>
        </w:rPr>
      </w:pPr>
      <w:bookmarkStart w:id="0" w:name="_Toc381431320"/>
      <w:bookmarkStart w:id="1" w:name="_Toc381431636"/>
      <w:bookmarkStart w:id="2" w:name="_Toc381431723"/>
      <w:bookmarkStart w:id="3" w:name="_Toc381431876"/>
      <w:bookmarkStart w:id="4" w:name="_Toc381442725"/>
      <w:bookmarkStart w:id="5" w:name="_Toc385230039"/>
      <w:bookmarkStart w:id="6" w:name="_Toc385230168"/>
      <w:bookmarkStart w:id="7" w:name="_Toc385307532"/>
      <w:bookmarkStart w:id="8" w:name="_Toc389445233"/>
      <w:bookmarkStart w:id="9" w:name="_Toc389449752"/>
      <w:r w:rsidRPr="00D04E15">
        <w:rPr>
          <w:rFonts w:cs="Arial"/>
          <w:b/>
          <w:sz w:val="36"/>
          <w:szCs w:val="36"/>
        </w:rPr>
        <w:t>Planetary Data System</w:t>
      </w:r>
    </w:p>
    <w:p w14:paraId="6DEBD07F" w14:textId="77777777" w:rsidR="006571EC" w:rsidRDefault="006571EC" w:rsidP="006571EC"/>
    <w:p w14:paraId="0AAA8FA7" w14:textId="77777777" w:rsidR="006571EC" w:rsidRDefault="006571EC" w:rsidP="006571EC"/>
    <w:p w14:paraId="4C55A25B" w14:textId="77777777" w:rsidR="006571EC" w:rsidRDefault="006571EC" w:rsidP="006571EC"/>
    <w:p w14:paraId="0C4248BD" w14:textId="77777777" w:rsidR="006571EC" w:rsidRPr="00AD635E" w:rsidRDefault="006571EC" w:rsidP="006571EC">
      <w:pPr>
        <w:pStyle w:val="Title"/>
        <w:rPr>
          <w:sz w:val="40"/>
        </w:rPr>
      </w:pPr>
      <w:r>
        <w:rPr>
          <w:sz w:val="40"/>
        </w:rPr>
        <w:t>Registry</w:t>
      </w:r>
      <w:r w:rsidRPr="00AD635E">
        <w:rPr>
          <w:sz w:val="40"/>
        </w:rPr>
        <w:t xml:space="preserve"> Service</w:t>
      </w:r>
    </w:p>
    <w:p w14:paraId="65ED3FAB" w14:textId="77777777" w:rsidR="006571EC" w:rsidRPr="00AD635E" w:rsidRDefault="006571EC" w:rsidP="006571EC">
      <w:pPr>
        <w:pStyle w:val="Title"/>
        <w:rPr>
          <w:sz w:val="40"/>
        </w:rPr>
      </w:pPr>
      <w:r w:rsidRPr="00AD635E">
        <w:rPr>
          <w:sz w:val="40"/>
        </w:rPr>
        <w:t>Software Requirements and Design Document (SRD/SDD)</w:t>
      </w:r>
    </w:p>
    <w:p w14:paraId="59B06820" w14:textId="77777777" w:rsidR="006571EC" w:rsidRDefault="006571EC" w:rsidP="006571EC">
      <w:pPr>
        <w:rPr>
          <w:rFonts w:cs="Arial"/>
        </w:rPr>
      </w:pPr>
    </w:p>
    <w:p w14:paraId="5F9767C5" w14:textId="77777777" w:rsidR="006571EC" w:rsidRDefault="006571EC" w:rsidP="006571EC"/>
    <w:p w14:paraId="4E74C9BB" w14:textId="77777777" w:rsidR="006571EC" w:rsidRDefault="006571EC" w:rsidP="006571EC"/>
    <w:p w14:paraId="716BEA9D" w14:textId="77777777" w:rsidR="006571EC" w:rsidRDefault="00534935" w:rsidP="006571EC">
      <w:pPr>
        <w:jc w:val="center"/>
      </w:pPr>
      <w:del w:id="10" w:author="Sean Hardman" w:date="2013-09-01T13:30:00Z">
        <w:r w:rsidDel="003F249E">
          <w:rPr>
            <w:noProof/>
          </w:rPr>
          <w:drawing>
            <wp:inline distT="0" distB="0" distL="0" distR="0" wp14:anchorId="2BEF1B86" wp14:editId="0EFFA40C">
              <wp:extent cx="2235200" cy="2174240"/>
              <wp:effectExtent l="25400" t="0" r="0" b="0"/>
              <wp:docPr id="1" name="Picture 1" descr="PDS4_logo3_200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S4_logo3_20090415"/>
                      <pic:cNvPicPr>
                        <a:picLocks noChangeAspect="1" noChangeArrowheads="1"/>
                      </pic:cNvPicPr>
                    </pic:nvPicPr>
                    <pic:blipFill>
                      <a:blip r:embed="rId7"/>
                      <a:srcRect/>
                      <a:stretch>
                        <a:fillRect/>
                      </a:stretch>
                    </pic:blipFill>
                    <pic:spPr bwMode="auto">
                      <a:xfrm>
                        <a:off x="0" y="0"/>
                        <a:ext cx="2235200" cy="2174240"/>
                      </a:xfrm>
                      <a:prstGeom prst="rect">
                        <a:avLst/>
                      </a:prstGeom>
                      <a:noFill/>
                      <a:ln w="9525">
                        <a:noFill/>
                        <a:miter lim="800000"/>
                        <a:headEnd/>
                        <a:tailEnd/>
                      </a:ln>
                    </pic:spPr>
                  </pic:pic>
                </a:graphicData>
              </a:graphic>
            </wp:inline>
          </w:drawing>
        </w:r>
      </w:del>
      <w:ins w:id="11" w:author="Sean Hardman" w:date="2013-09-01T13:30:00Z">
        <w:r w:rsidR="003F249E">
          <w:rPr>
            <w:noProof/>
          </w:rPr>
          <w:drawing>
            <wp:inline distT="0" distB="0" distL="0" distR="0" wp14:anchorId="004514F7" wp14:editId="7541E879">
              <wp:extent cx="3547990" cy="211538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_Planets_std.png"/>
                      <pic:cNvPicPr/>
                    </pic:nvPicPr>
                    <pic:blipFill>
                      <a:blip r:embed="rId8">
                        <a:extLst>
                          <a:ext uri="{28A0092B-C50C-407E-A947-70E740481C1C}">
                            <a14:useLocalDpi xmlns:a14="http://schemas.microsoft.com/office/drawing/2010/main" val="0"/>
                          </a:ext>
                        </a:extLst>
                      </a:blip>
                      <a:stretch>
                        <a:fillRect/>
                      </a:stretch>
                    </pic:blipFill>
                    <pic:spPr>
                      <a:xfrm>
                        <a:off x="0" y="0"/>
                        <a:ext cx="3547990" cy="2115383"/>
                      </a:xfrm>
                      <a:prstGeom prst="rect">
                        <a:avLst/>
                      </a:prstGeom>
                    </pic:spPr>
                  </pic:pic>
                </a:graphicData>
              </a:graphic>
            </wp:inline>
          </w:drawing>
        </w:r>
      </w:ins>
    </w:p>
    <w:p w14:paraId="54148783" w14:textId="77777777" w:rsidR="006571EC" w:rsidRDefault="006571EC" w:rsidP="006571EC"/>
    <w:p w14:paraId="329F9DCF" w14:textId="77777777" w:rsidR="006571EC" w:rsidRDefault="006571EC" w:rsidP="006571EC"/>
    <w:p w14:paraId="3075D349" w14:textId="77777777" w:rsidR="006571EC" w:rsidRDefault="006571EC" w:rsidP="006571EC">
      <w:r>
        <w:t>Sean Hardman</w:t>
      </w:r>
    </w:p>
    <w:p w14:paraId="33375D21" w14:textId="77777777" w:rsidR="006571EC" w:rsidRDefault="006571EC" w:rsidP="006571EC">
      <w:r>
        <w:t>Paul Ramirez</w:t>
      </w:r>
    </w:p>
    <w:p w14:paraId="6DFC8B02" w14:textId="77777777" w:rsidR="006571EC" w:rsidRDefault="006571EC" w:rsidP="006571EC"/>
    <w:p w14:paraId="0C6DCBA2" w14:textId="77777777" w:rsidR="00547272" w:rsidRDefault="00D028F1" w:rsidP="003F249E">
      <w:pPr>
        <w:tabs>
          <w:tab w:val="left" w:pos="5024"/>
        </w:tabs>
      </w:pPr>
      <w:del w:id="12" w:author="Sean Hardman" w:date="2013-09-01T13:30:00Z">
        <w:r w:rsidDel="003F249E">
          <w:delText>June 12</w:delText>
        </w:r>
        <w:r w:rsidR="00A004A0" w:rsidDel="003F249E">
          <w:delText>, 2011</w:delText>
        </w:r>
      </w:del>
      <w:ins w:id="13" w:author="Sean Hardman" w:date="2013-09-01T13:30:00Z">
        <w:r w:rsidR="003F249E">
          <w:t>September 1, 2013</w:t>
        </w:r>
      </w:ins>
    </w:p>
    <w:p w14:paraId="6B29BBB9" w14:textId="77777777" w:rsidR="006571EC" w:rsidRDefault="006571EC" w:rsidP="006571EC">
      <w:r>
        <w:t xml:space="preserve">Version </w:t>
      </w:r>
      <w:r w:rsidR="00877D40">
        <w:t>1.</w:t>
      </w:r>
      <w:ins w:id="14" w:author="Sean Hardman" w:date="2013-09-01T13:30:00Z">
        <w:r w:rsidR="003F249E">
          <w:t>1</w:t>
        </w:r>
      </w:ins>
      <w:del w:id="15" w:author="Sean Hardman" w:date="2013-09-01T13:30:00Z">
        <w:r w:rsidR="00877D40" w:rsidDel="003F249E">
          <w:delText>0</w:delText>
        </w:r>
      </w:del>
    </w:p>
    <w:p w14:paraId="3B13990D" w14:textId="77777777" w:rsidR="006571EC" w:rsidRDefault="006571EC" w:rsidP="006571EC">
      <w:pPr>
        <w:outlineLvl w:val="0"/>
      </w:pPr>
    </w:p>
    <w:p w14:paraId="79E3507A" w14:textId="77777777" w:rsidR="006571EC" w:rsidRDefault="006571EC" w:rsidP="006571EC">
      <w:pPr>
        <w:outlineLvl w:val="0"/>
      </w:pPr>
    </w:p>
    <w:p w14:paraId="20934079" w14:textId="77777777" w:rsidR="006571EC" w:rsidRDefault="006571EC" w:rsidP="006571EC">
      <w:pPr>
        <w:outlineLvl w:val="0"/>
      </w:pPr>
    </w:p>
    <w:p w14:paraId="4C1D2804" w14:textId="77777777" w:rsidR="006571EC" w:rsidRDefault="006571EC" w:rsidP="006571EC">
      <w:pPr>
        <w:outlineLvl w:val="0"/>
      </w:pPr>
    </w:p>
    <w:p w14:paraId="1594F4ED" w14:textId="77777777" w:rsidR="006571EC" w:rsidRDefault="006571EC" w:rsidP="006571EC">
      <w:pPr>
        <w:outlineLvl w:val="0"/>
      </w:pPr>
    </w:p>
    <w:p w14:paraId="0E84E8EA" w14:textId="77777777" w:rsidR="006571EC" w:rsidRDefault="006571EC" w:rsidP="006571EC">
      <w:pPr>
        <w:outlineLvl w:val="0"/>
      </w:pPr>
    </w:p>
    <w:p w14:paraId="1BE8110F" w14:textId="77777777" w:rsidR="006571EC" w:rsidRDefault="006571EC" w:rsidP="006571EC">
      <w:pPr>
        <w:outlineLvl w:val="0"/>
      </w:pPr>
    </w:p>
    <w:p w14:paraId="30E31AD5" w14:textId="77777777" w:rsidR="006571EC" w:rsidRDefault="00534935">
      <w:pPr>
        <w:suppressAutoHyphens/>
        <w:rPr>
          <w:b/>
        </w:rPr>
      </w:pPr>
      <w:r>
        <w:rPr>
          <w:b/>
          <w:noProof/>
        </w:rPr>
        <w:drawing>
          <wp:anchor distT="0" distB="0" distL="114300" distR="114300" simplePos="0" relativeHeight="251657728" behindDoc="0" locked="0" layoutInCell="1" allowOverlap="1" wp14:anchorId="7C805241" wp14:editId="61E09035">
            <wp:simplePos x="0" y="0"/>
            <wp:positionH relativeFrom="column">
              <wp:posOffset>-62865</wp:posOffset>
            </wp:positionH>
            <wp:positionV relativeFrom="paragraph">
              <wp:posOffset>64770</wp:posOffset>
            </wp:positionV>
            <wp:extent cx="1071880" cy="410210"/>
            <wp:effectExtent l="2540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071880" cy="410210"/>
                    </a:xfrm>
                    <a:prstGeom prst="rect">
                      <a:avLst/>
                    </a:prstGeom>
                    <a:noFill/>
                  </pic:spPr>
                </pic:pic>
              </a:graphicData>
            </a:graphic>
          </wp:anchor>
        </w:drawing>
      </w:r>
    </w:p>
    <w:p w14:paraId="13892191" w14:textId="77777777" w:rsidR="006571EC" w:rsidRDefault="006571EC">
      <w:pPr>
        <w:suppressAutoHyphens/>
        <w:rPr>
          <w:b/>
        </w:rPr>
      </w:pPr>
    </w:p>
    <w:p w14:paraId="0ED97665" w14:textId="77777777" w:rsidR="006571EC" w:rsidRDefault="006571EC">
      <w:pPr>
        <w:ind w:right="640"/>
      </w:pPr>
    </w:p>
    <w:p w14:paraId="479FB571" w14:textId="77777777" w:rsidR="006571EC" w:rsidRDefault="006571EC">
      <w:pPr>
        <w:keepNext/>
        <w:ind w:right="640"/>
        <w:rPr>
          <w:sz w:val="20"/>
        </w:rPr>
      </w:pPr>
      <w:r>
        <w:rPr>
          <w:sz w:val="20"/>
        </w:rPr>
        <w:t>Jet Propulsion Laboratory</w:t>
      </w:r>
    </w:p>
    <w:p w14:paraId="55008518" w14:textId="77777777" w:rsidR="006571EC" w:rsidRDefault="006571EC">
      <w:pPr>
        <w:keepNext/>
        <w:ind w:right="640"/>
      </w:pPr>
      <w:r>
        <w:rPr>
          <w:sz w:val="20"/>
        </w:rPr>
        <w:t>Pasadena, California</w:t>
      </w:r>
    </w:p>
    <w:p w14:paraId="0FFEC9C8" w14:textId="77777777" w:rsidR="006571EC" w:rsidRDefault="006571EC">
      <w:pPr>
        <w:tabs>
          <w:tab w:val="left" w:pos="-720"/>
        </w:tabs>
        <w:suppressAutoHyphens/>
        <w:jc w:val="center"/>
        <w:rPr>
          <w:b/>
          <w:sz w:val="28"/>
        </w:rPr>
      </w:pPr>
      <w:r>
        <w:br w:type="page"/>
      </w:r>
      <w:r>
        <w:rPr>
          <w:b/>
          <w:sz w:val="32"/>
        </w:rPr>
        <w:lastRenderedPageBreak/>
        <w:t>CHANGE</w:t>
      </w:r>
      <w:r>
        <w:rPr>
          <w:b/>
          <w:sz w:val="28"/>
        </w:rPr>
        <w:t xml:space="preserve"> </w:t>
      </w:r>
      <w:r>
        <w:rPr>
          <w:b/>
          <w:sz w:val="32"/>
        </w:rPr>
        <w:t>LOG</w:t>
      </w:r>
    </w:p>
    <w:p w14:paraId="3C8FABE3" w14:textId="77777777" w:rsidR="006571EC" w:rsidRDefault="006571EC">
      <w:pPr>
        <w:tabs>
          <w:tab w:val="left" w:pos="-720"/>
        </w:tabs>
        <w:suppressAutoHyphen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620"/>
        <w:gridCol w:w="3960"/>
        <w:gridCol w:w="1728"/>
        <w:tblGridChange w:id="16">
          <w:tblGrid>
            <w:gridCol w:w="131"/>
            <w:gridCol w:w="1417"/>
            <w:gridCol w:w="131"/>
            <w:gridCol w:w="1489"/>
            <w:gridCol w:w="131"/>
            <w:gridCol w:w="3829"/>
            <w:gridCol w:w="131"/>
            <w:gridCol w:w="1597"/>
            <w:gridCol w:w="131"/>
          </w:tblGrid>
        </w:tblGridChange>
      </w:tblGrid>
      <w:tr w:rsidR="006571EC" w14:paraId="1DE40813" w14:textId="77777777">
        <w:tc>
          <w:tcPr>
            <w:tcW w:w="1548" w:type="dxa"/>
            <w:tcBorders>
              <w:top w:val="single" w:sz="18" w:space="0" w:color="auto"/>
              <w:left w:val="single" w:sz="18" w:space="0" w:color="auto"/>
              <w:bottom w:val="double" w:sz="4" w:space="0" w:color="auto"/>
            </w:tcBorders>
            <w:shd w:val="pct35" w:color="auto" w:fill="FFFFFF"/>
          </w:tcPr>
          <w:p w14:paraId="6EC20013" w14:textId="77777777" w:rsidR="006571EC" w:rsidRDefault="006571EC" w:rsidP="006571EC">
            <w:pPr>
              <w:rPr>
                <w:b/>
              </w:rPr>
            </w:pPr>
            <w:r>
              <w:rPr>
                <w:b/>
              </w:rPr>
              <w:t>Revision</w:t>
            </w:r>
          </w:p>
        </w:tc>
        <w:tc>
          <w:tcPr>
            <w:tcW w:w="1620" w:type="dxa"/>
            <w:tcBorders>
              <w:top w:val="single" w:sz="18" w:space="0" w:color="auto"/>
              <w:bottom w:val="double" w:sz="4" w:space="0" w:color="auto"/>
            </w:tcBorders>
            <w:shd w:val="pct35" w:color="auto" w:fill="FFFFFF"/>
          </w:tcPr>
          <w:p w14:paraId="2389C63A" w14:textId="77777777" w:rsidR="006571EC" w:rsidRDefault="006571EC" w:rsidP="006571EC">
            <w:pPr>
              <w:rPr>
                <w:b/>
              </w:rPr>
            </w:pPr>
            <w:r>
              <w:rPr>
                <w:b/>
              </w:rPr>
              <w:t>Date</w:t>
            </w:r>
          </w:p>
        </w:tc>
        <w:tc>
          <w:tcPr>
            <w:tcW w:w="3960" w:type="dxa"/>
            <w:tcBorders>
              <w:top w:val="single" w:sz="18" w:space="0" w:color="auto"/>
              <w:bottom w:val="double" w:sz="4" w:space="0" w:color="auto"/>
            </w:tcBorders>
            <w:shd w:val="pct35" w:color="auto" w:fill="FFFFFF"/>
          </w:tcPr>
          <w:p w14:paraId="77865324" w14:textId="77777777" w:rsidR="006571EC" w:rsidRDefault="006571EC" w:rsidP="006571EC">
            <w:pPr>
              <w:rPr>
                <w:b/>
              </w:rPr>
            </w:pPr>
            <w:r>
              <w:rPr>
                <w:b/>
              </w:rPr>
              <w:t>Description</w:t>
            </w:r>
          </w:p>
        </w:tc>
        <w:tc>
          <w:tcPr>
            <w:tcW w:w="1728" w:type="dxa"/>
            <w:tcBorders>
              <w:top w:val="single" w:sz="18" w:space="0" w:color="auto"/>
              <w:bottom w:val="double" w:sz="4" w:space="0" w:color="auto"/>
              <w:right w:val="single" w:sz="18" w:space="0" w:color="auto"/>
            </w:tcBorders>
            <w:shd w:val="pct35" w:color="auto" w:fill="FFFFFF"/>
          </w:tcPr>
          <w:p w14:paraId="7730957E" w14:textId="77777777" w:rsidR="006571EC" w:rsidRDefault="006571EC" w:rsidP="006571EC">
            <w:pPr>
              <w:rPr>
                <w:b/>
              </w:rPr>
            </w:pPr>
            <w:r>
              <w:rPr>
                <w:b/>
              </w:rPr>
              <w:t>Author</w:t>
            </w:r>
          </w:p>
        </w:tc>
      </w:tr>
      <w:tr w:rsidR="006571EC" w14:paraId="174DC012" w14:textId="77777777">
        <w:tc>
          <w:tcPr>
            <w:tcW w:w="1548" w:type="dxa"/>
            <w:tcBorders>
              <w:top w:val="nil"/>
              <w:left w:val="single" w:sz="18" w:space="0" w:color="auto"/>
            </w:tcBorders>
          </w:tcPr>
          <w:p w14:paraId="501679C6" w14:textId="77777777" w:rsidR="006571EC" w:rsidRDefault="006571EC" w:rsidP="006571EC">
            <w:pPr>
              <w:rPr>
                <w:sz w:val="22"/>
              </w:rPr>
            </w:pPr>
            <w:r>
              <w:rPr>
                <w:sz w:val="22"/>
              </w:rPr>
              <w:t>0.1</w:t>
            </w:r>
          </w:p>
        </w:tc>
        <w:tc>
          <w:tcPr>
            <w:tcW w:w="1620" w:type="dxa"/>
            <w:tcBorders>
              <w:top w:val="nil"/>
            </w:tcBorders>
          </w:tcPr>
          <w:p w14:paraId="094A759A" w14:textId="77777777" w:rsidR="006571EC" w:rsidRDefault="006571EC" w:rsidP="006571EC">
            <w:pPr>
              <w:rPr>
                <w:sz w:val="22"/>
              </w:rPr>
            </w:pPr>
            <w:r>
              <w:rPr>
                <w:sz w:val="22"/>
              </w:rPr>
              <w:t>2009-12-09</w:t>
            </w:r>
          </w:p>
        </w:tc>
        <w:tc>
          <w:tcPr>
            <w:tcW w:w="3960" w:type="dxa"/>
            <w:tcBorders>
              <w:top w:val="nil"/>
            </w:tcBorders>
          </w:tcPr>
          <w:p w14:paraId="088E522A" w14:textId="77777777" w:rsidR="006571EC" w:rsidRDefault="006571EC" w:rsidP="006571EC">
            <w:pPr>
              <w:rPr>
                <w:sz w:val="22"/>
              </w:rPr>
            </w:pPr>
            <w:r>
              <w:rPr>
                <w:sz w:val="22"/>
              </w:rPr>
              <w:t>Initial draft.</w:t>
            </w:r>
          </w:p>
        </w:tc>
        <w:tc>
          <w:tcPr>
            <w:tcW w:w="1728" w:type="dxa"/>
            <w:tcBorders>
              <w:top w:val="nil"/>
              <w:right w:val="single" w:sz="18" w:space="0" w:color="auto"/>
            </w:tcBorders>
          </w:tcPr>
          <w:p w14:paraId="56F2D818" w14:textId="77777777" w:rsidR="006571EC" w:rsidRDefault="006571EC" w:rsidP="006571EC">
            <w:pPr>
              <w:rPr>
                <w:sz w:val="22"/>
              </w:rPr>
            </w:pPr>
            <w:r>
              <w:rPr>
                <w:sz w:val="22"/>
              </w:rPr>
              <w:t xml:space="preserve">S. Hardman, </w:t>
            </w:r>
          </w:p>
          <w:p w14:paraId="3D58EB75" w14:textId="77777777" w:rsidR="006571EC" w:rsidRDefault="006571EC" w:rsidP="006571EC">
            <w:pPr>
              <w:rPr>
                <w:sz w:val="22"/>
              </w:rPr>
            </w:pPr>
            <w:r>
              <w:rPr>
                <w:sz w:val="22"/>
              </w:rPr>
              <w:t>P. Ramirez</w:t>
            </w:r>
          </w:p>
        </w:tc>
      </w:tr>
      <w:tr w:rsidR="006571EC" w14:paraId="7D5A220F" w14:textId="77777777">
        <w:tc>
          <w:tcPr>
            <w:tcW w:w="1548" w:type="dxa"/>
            <w:tcBorders>
              <w:left w:val="single" w:sz="18" w:space="0" w:color="auto"/>
              <w:bottom w:val="single" w:sz="4" w:space="0" w:color="auto"/>
            </w:tcBorders>
          </w:tcPr>
          <w:p w14:paraId="1CCE40D7" w14:textId="77777777" w:rsidR="006571EC" w:rsidRDefault="006571EC" w:rsidP="006571EC">
            <w:pPr>
              <w:rPr>
                <w:sz w:val="22"/>
              </w:rPr>
            </w:pPr>
            <w:r>
              <w:rPr>
                <w:sz w:val="22"/>
              </w:rPr>
              <w:t>0.2</w:t>
            </w:r>
          </w:p>
        </w:tc>
        <w:tc>
          <w:tcPr>
            <w:tcW w:w="1620" w:type="dxa"/>
            <w:tcBorders>
              <w:bottom w:val="single" w:sz="4" w:space="0" w:color="auto"/>
            </w:tcBorders>
          </w:tcPr>
          <w:p w14:paraId="2F9A4AD4" w14:textId="77777777" w:rsidR="006571EC" w:rsidRDefault="006571EC" w:rsidP="006571EC">
            <w:pPr>
              <w:rPr>
                <w:sz w:val="22"/>
              </w:rPr>
            </w:pPr>
            <w:r>
              <w:rPr>
                <w:sz w:val="22"/>
              </w:rPr>
              <w:t>2010-01-25</w:t>
            </w:r>
          </w:p>
        </w:tc>
        <w:tc>
          <w:tcPr>
            <w:tcW w:w="3960" w:type="dxa"/>
            <w:tcBorders>
              <w:bottom w:val="single" w:sz="4" w:space="0" w:color="auto"/>
            </w:tcBorders>
          </w:tcPr>
          <w:p w14:paraId="4D356EDF" w14:textId="77777777" w:rsidR="006571EC" w:rsidRDefault="006571EC" w:rsidP="006571EC">
            <w:pPr>
              <w:rPr>
                <w:sz w:val="22"/>
              </w:rPr>
            </w:pPr>
            <w:r>
              <w:rPr>
                <w:sz w:val="22"/>
              </w:rPr>
              <w:t>Updated the use cases and requirements and filled out architecture section.</w:t>
            </w:r>
          </w:p>
        </w:tc>
        <w:tc>
          <w:tcPr>
            <w:tcW w:w="1728" w:type="dxa"/>
            <w:tcBorders>
              <w:bottom w:val="single" w:sz="4" w:space="0" w:color="auto"/>
              <w:right w:val="single" w:sz="18" w:space="0" w:color="auto"/>
            </w:tcBorders>
          </w:tcPr>
          <w:p w14:paraId="15EB4246" w14:textId="77777777" w:rsidR="006571EC" w:rsidRDefault="006571EC" w:rsidP="006571EC">
            <w:pPr>
              <w:rPr>
                <w:sz w:val="22"/>
              </w:rPr>
            </w:pPr>
            <w:r>
              <w:rPr>
                <w:sz w:val="22"/>
              </w:rPr>
              <w:t>S. Hardman</w:t>
            </w:r>
          </w:p>
        </w:tc>
      </w:tr>
      <w:tr w:rsidR="006571EC" w14:paraId="53E536E6" w14:textId="77777777">
        <w:tc>
          <w:tcPr>
            <w:tcW w:w="1548" w:type="dxa"/>
            <w:tcBorders>
              <w:left w:val="single" w:sz="18" w:space="0" w:color="auto"/>
            </w:tcBorders>
          </w:tcPr>
          <w:p w14:paraId="05D9A738" w14:textId="77777777" w:rsidR="006571EC" w:rsidRDefault="006571EC" w:rsidP="006571EC">
            <w:pPr>
              <w:rPr>
                <w:sz w:val="22"/>
              </w:rPr>
            </w:pPr>
            <w:r>
              <w:rPr>
                <w:sz w:val="22"/>
              </w:rPr>
              <w:t>0.3</w:t>
            </w:r>
          </w:p>
        </w:tc>
        <w:tc>
          <w:tcPr>
            <w:tcW w:w="1620" w:type="dxa"/>
          </w:tcPr>
          <w:p w14:paraId="09F0B5EF" w14:textId="77777777" w:rsidR="006571EC" w:rsidRDefault="006571EC" w:rsidP="006571EC">
            <w:pPr>
              <w:rPr>
                <w:sz w:val="22"/>
              </w:rPr>
            </w:pPr>
            <w:r>
              <w:rPr>
                <w:sz w:val="22"/>
              </w:rPr>
              <w:t>2010-03-06</w:t>
            </w:r>
          </w:p>
        </w:tc>
        <w:tc>
          <w:tcPr>
            <w:tcW w:w="3960" w:type="dxa"/>
          </w:tcPr>
          <w:p w14:paraId="72805A34" w14:textId="77777777" w:rsidR="006571EC" w:rsidRDefault="006571EC" w:rsidP="006571EC">
            <w:pPr>
              <w:rPr>
                <w:sz w:val="22"/>
              </w:rPr>
            </w:pPr>
            <w:r>
              <w:rPr>
                <w:sz w:val="22"/>
              </w:rPr>
              <w:t>Incorporated comments from the System Design Working Group and added information on the REST-based interface and prototype analysis.</w:t>
            </w:r>
          </w:p>
        </w:tc>
        <w:tc>
          <w:tcPr>
            <w:tcW w:w="1728" w:type="dxa"/>
            <w:tcBorders>
              <w:right w:val="single" w:sz="18" w:space="0" w:color="auto"/>
            </w:tcBorders>
          </w:tcPr>
          <w:p w14:paraId="41116890" w14:textId="77777777" w:rsidR="006571EC" w:rsidRDefault="006571EC" w:rsidP="006571EC">
            <w:pPr>
              <w:rPr>
                <w:sz w:val="22"/>
              </w:rPr>
            </w:pPr>
            <w:r>
              <w:rPr>
                <w:sz w:val="22"/>
              </w:rPr>
              <w:t>S. Hardman</w:t>
            </w:r>
          </w:p>
        </w:tc>
      </w:tr>
      <w:tr w:rsidR="006571EC" w14:paraId="65D4582C" w14:textId="77777777">
        <w:tc>
          <w:tcPr>
            <w:tcW w:w="1548" w:type="dxa"/>
            <w:tcBorders>
              <w:left w:val="single" w:sz="18" w:space="0" w:color="auto"/>
            </w:tcBorders>
          </w:tcPr>
          <w:p w14:paraId="1B78068D" w14:textId="77777777" w:rsidR="006571EC" w:rsidRDefault="004D0E1C" w:rsidP="006571EC">
            <w:pPr>
              <w:rPr>
                <w:sz w:val="22"/>
              </w:rPr>
            </w:pPr>
            <w:r>
              <w:rPr>
                <w:sz w:val="22"/>
              </w:rPr>
              <w:t>0.4</w:t>
            </w:r>
          </w:p>
        </w:tc>
        <w:tc>
          <w:tcPr>
            <w:tcW w:w="1620" w:type="dxa"/>
          </w:tcPr>
          <w:p w14:paraId="669FFF66" w14:textId="77777777" w:rsidR="006571EC" w:rsidRDefault="006571EC" w:rsidP="006571EC">
            <w:pPr>
              <w:rPr>
                <w:sz w:val="22"/>
              </w:rPr>
            </w:pPr>
            <w:r>
              <w:rPr>
                <w:sz w:val="22"/>
              </w:rPr>
              <w:t>2010-05-</w:t>
            </w:r>
            <w:r w:rsidR="00506230">
              <w:rPr>
                <w:sz w:val="22"/>
              </w:rPr>
              <w:t>1</w:t>
            </w:r>
            <w:r w:rsidR="00B74D57">
              <w:rPr>
                <w:sz w:val="22"/>
              </w:rPr>
              <w:t>3</w:t>
            </w:r>
          </w:p>
        </w:tc>
        <w:tc>
          <w:tcPr>
            <w:tcW w:w="3960" w:type="dxa"/>
          </w:tcPr>
          <w:p w14:paraId="2315E464" w14:textId="77777777" w:rsidR="006571EC" w:rsidRDefault="00506230" w:rsidP="006571EC">
            <w:pPr>
              <w:rPr>
                <w:sz w:val="22"/>
              </w:rPr>
            </w:pPr>
            <w:r>
              <w:rPr>
                <w:sz w:val="22"/>
              </w:rPr>
              <w:t xml:space="preserve">Updated reference documents, replaced “artifact” with “product”, </w:t>
            </w:r>
            <w:r w:rsidR="00951FB8">
              <w:rPr>
                <w:sz w:val="22"/>
              </w:rPr>
              <w:t>removed re</w:t>
            </w:r>
            <w:r w:rsidR="00B74D57">
              <w:rPr>
                <w:sz w:val="22"/>
              </w:rPr>
              <w:t>ferences to repository support and added some more architecture and design detail.</w:t>
            </w:r>
          </w:p>
        </w:tc>
        <w:tc>
          <w:tcPr>
            <w:tcW w:w="1728" w:type="dxa"/>
            <w:tcBorders>
              <w:right w:val="single" w:sz="18" w:space="0" w:color="auto"/>
            </w:tcBorders>
          </w:tcPr>
          <w:p w14:paraId="19E79F3B" w14:textId="77777777" w:rsidR="006571EC" w:rsidRDefault="006571EC" w:rsidP="006571EC">
            <w:pPr>
              <w:rPr>
                <w:sz w:val="22"/>
              </w:rPr>
            </w:pPr>
            <w:r>
              <w:rPr>
                <w:sz w:val="22"/>
              </w:rPr>
              <w:t>S. Hardman</w:t>
            </w:r>
          </w:p>
        </w:tc>
      </w:tr>
      <w:tr w:rsidR="007C52E7" w14:paraId="6836FFE4" w14:textId="77777777">
        <w:tc>
          <w:tcPr>
            <w:tcW w:w="1548" w:type="dxa"/>
            <w:tcBorders>
              <w:left w:val="single" w:sz="18" w:space="0" w:color="auto"/>
            </w:tcBorders>
          </w:tcPr>
          <w:p w14:paraId="1E47839A" w14:textId="77777777" w:rsidR="007C52E7" w:rsidRDefault="007C52E7" w:rsidP="006571EC">
            <w:pPr>
              <w:rPr>
                <w:sz w:val="22"/>
              </w:rPr>
            </w:pPr>
            <w:r>
              <w:rPr>
                <w:sz w:val="22"/>
              </w:rPr>
              <w:t>0.5</w:t>
            </w:r>
          </w:p>
        </w:tc>
        <w:tc>
          <w:tcPr>
            <w:tcW w:w="1620" w:type="dxa"/>
          </w:tcPr>
          <w:p w14:paraId="389068D6" w14:textId="77777777" w:rsidR="007C52E7" w:rsidRDefault="007C52E7" w:rsidP="006571EC">
            <w:pPr>
              <w:rPr>
                <w:sz w:val="22"/>
              </w:rPr>
            </w:pPr>
            <w:r>
              <w:rPr>
                <w:sz w:val="22"/>
              </w:rPr>
              <w:t>2010-07-11</w:t>
            </w:r>
          </w:p>
        </w:tc>
        <w:tc>
          <w:tcPr>
            <w:tcW w:w="3960" w:type="dxa"/>
          </w:tcPr>
          <w:p w14:paraId="1712B4EF" w14:textId="77777777" w:rsidR="007C52E7" w:rsidRDefault="00471CD7" w:rsidP="006571EC">
            <w:pPr>
              <w:rPr>
                <w:sz w:val="22"/>
              </w:rPr>
            </w:pPr>
            <w:r>
              <w:rPr>
                <w:sz w:val="22"/>
              </w:rPr>
              <w:t xml:space="preserve">Returned to using the term “artifact” where appropriate, </w:t>
            </w:r>
            <w:r w:rsidR="00BA36F5">
              <w:rPr>
                <w:sz w:val="22"/>
              </w:rPr>
              <w:t xml:space="preserve">incorporated several comments by Mike Martin and added a use case and requirements for the </w:t>
            </w:r>
            <w:proofErr w:type="spellStart"/>
            <w:r w:rsidR="00BA36F5">
              <w:rPr>
                <w:sz w:val="22"/>
              </w:rPr>
              <w:t>undeprecate</w:t>
            </w:r>
            <w:proofErr w:type="spellEnd"/>
            <w:r w:rsidR="00BA36F5">
              <w:rPr>
                <w:sz w:val="22"/>
              </w:rPr>
              <w:t xml:space="preserve"> action.</w:t>
            </w:r>
          </w:p>
        </w:tc>
        <w:tc>
          <w:tcPr>
            <w:tcW w:w="1728" w:type="dxa"/>
            <w:tcBorders>
              <w:right w:val="single" w:sz="18" w:space="0" w:color="auto"/>
            </w:tcBorders>
          </w:tcPr>
          <w:p w14:paraId="43B3EA79" w14:textId="77777777" w:rsidR="007C52E7" w:rsidRDefault="007C52E7" w:rsidP="006571EC">
            <w:pPr>
              <w:rPr>
                <w:sz w:val="22"/>
              </w:rPr>
            </w:pPr>
            <w:r>
              <w:rPr>
                <w:sz w:val="22"/>
              </w:rPr>
              <w:t>S. Hardman</w:t>
            </w:r>
          </w:p>
        </w:tc>
      </w:tr>
      <w:tr w:rsidR="003B2F2E" w14:paraId="727E0C51" w14:textId="77777777" w:rsidTr="003F249E">
        <w:tc>
          <w:tcPr>
            <w:tcW w:w="1548" w:type="dxa"/>
            <w:tcBorders>
              <w:left w:val="single" w:sz="18" w:space="0" w:color="auto"/>
            </w:tcBorders>
          </w:tcPr>
          <w:p w14:paraId="2103C92A" w14:textId="77777777" w:rsidR="003B2F2E" w:rsidRDefault="003B2F2E" w:rsidP="006571EC">
            <w:pPr>
              <w:rPr>
                <w:sz w:val="22"/>
              </w:rPr>
            </w:pPr>
            <w:r>
              <w:rPr>
                <w:sz w:val="22"/>
              </w:rPr>
              <w:t>0.6</w:t>
            </w:r>
          </w:p>
        </w:tc>
        <w:tc>
          <w:tcPr>
            <w:tcW w:w="1620" w:type="dxa"/>
          </w:tcPr>
          <w:p w14:paraId="294902FC" w14:textId="77777777" w:rsidR="003B2F2E" w:rsidRDefault="00BF3A87" w:rsidP="006571EC">
            <w:pPr>
              <w:rPr>
                <w:sz w:val="22"/>
              </w:rPr>
            </w:pPr>
            <w:r>
              <w:rPr>
                <w:sz w:val="22"/>
              </w:rPr>
              <w:t>2010-09-2</w:t>
            </w:r>
            <w:r w:rsidR="0095785D">
              <w:rPr>
                <w:sz w:val="22"/>
              </w:rPr>
              <w:t>8</w:t>
            </w:r>
          </w:p>
        </w:tc>
        <w:tc>
          <w:tcPr>
            <w:tcW w:w="3960" w:type="dxa"/>
          </w:tcPr>
          <w:p w14:paraId="71045642" w14:textId="77777777" w:rsidR="003B2F2E" w:rsidRDefault="00FF6BCF" w:rsidP="006571EC">
            <w:pPr>
              <w:rPr>
                <w:sz w:val="22"/>
              </w:rPr>
            </w:pPr>
            <w:r>
              <w:rPr>
                <w:sz w:val="22"/>
              </w:rPr>
              <w:t>Removed the API requirements since they are now located in the General Service requirements document.</w:t>
            </w:r>
            <w:r w:rsidR="008A0C5D">
              <w:rPr>
                <w:sz w:val="22"/>
              </w:rPr>
              <w:t xml:space="preserve"> Cleaned up the remaining requirements mapping.</w:t>
            </w:r>
          </w:p>
        </w:tc>
        <w:tc>
          <w:tcPr>
            <w:tcW w:w="1728" w:type="dxa"/>
            <w:tcBorders>
              <w:right w:val="single" w:sz="18" w:space="0" w:color="auto"/>
            </w:tcBorders>
          </w:tcPr>
          <w:p w14:paraId="4E6E2493" w14:textId="77777777" w:rsidR="003B2F2E" w:rsidRDefault="003B2F2E" w:rsidP="006571EC">
            <w:pPr>
              <w:rPr>
                <w:sz w:val="22"/>
              </w:rPr>
            </w:pPr>
            <w:r>
              <w:rPr>
                <w:sz w:val="22"/>
              </w:rPr>
              <w:t>S. Hardman</w:t>
            </w:r>
          </w:p>
        </w:tc>
      </w:tr>
      <w:tr w:rsidR="00301EF0" w14:paraId="6BD6A711" w14:textId="77777777" w:rsidTr="003F249E">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17" w:author="Sean Hardman" w:date="2013-09-01T13:3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PrChange w:id="18" w:author="Sean Hardman" w:date="2013-09-01T13:30:00Z">
            <w:trPr>
              <w:gridAfter w:val="0"/>
            </w:trPr>
          </w:trPrChange>
        </w:trPr>
        <w:tc>
          <w:tcPr>
            <w:tcW w:w="1548" w:type="dxa"/>
            <w:tcBorders>
              <w:left w:val="single" w:sz="18" w:space="0" w:color="auto"/>
            </w:tcBorders>
            <w:tcPrChange w:id="19" w:author="Sean Hardman" w:date="2013-09-01T13:30:00Z">
              <w:tcPr>
                <w:tcW w:w="1548" w:type="dxa"/>
                <w:gridSpan w:val="2"/>
                <w:tcBorders>
                  <w:left w:val="single" w:sz="18" w:space="0" w:color="auto"/>
                  <w:bottom w:val="single" w:sz="18" w:space="0" w:color="auto"/>
                </w:tcBorders>
              </w:tcPr>
            </w:tcPrChange>
          </w:tcPr>
          <w:p w14:paraId="68AB755C" w14:textId="77777777" w:rsidR="00301EF0" w:rsidRDefault="00877D40" w:rsidP="006571EC">
            <w:pPr>
              <w:rPr>
                <w:sz w:val="22"/>
              </w:rPr>
            </w:pPr>
            <w:r>
              <w:rPr>
                <w:sz w:val="22"/>
              </w:rPr>
              <w:t>1.0</w:t>
            </w:r>
          </w:p>
        </w:tc>
        <w:tc>
          <w:tcPr>
            <w:tcW w:w="1620" w:type="dxa"/>
            <w:tcPrChange w:id="20" w:author="Sean Hardman" w:date="2013-09-01T13:30:00Z">
              <w:tcPr>
                <w:tcW w:w="1620" w:type="dxa"/>
                <w:gridSpan w:val="2"/>
                <w:tcBorders>
                  <w:bottom w:val="single" w:sz="18" w:space="0" w:color="auto"/>
                </w:tcBorders>
              </w:tcPr>
            </w:tcPrChange>
          </w:tcPr>
          <w:p w14:paraId="14C24708" w14:textId="77777777" w:rsidR="00547272" w:rsidRDefault="000B3DA5">
            <w:pPr>
              <w:rPr>
                <w:sz w:val="22"/>
              </w:rPr>
            </w:pPr>
            <w:r>
              <w:rPr>
                <w:sz w:val="22"/>
              </w:rPr>
              <w:t>2011-</w:t>
            </w:r>
            <w:r w:rsidR="00A004A0">
              <w:rPr>
                <w:sz w:val="22"/>
              </w:rPr>
              <w:t>06-1</w:t>
            </w:r>
            <w:r w:rsidR="00D028F1">
              <w:rPr>
                <w:sz w:val="22"/>
              </w:rPr>
              <w:t>2</w:t>
            </w:r>
          </w:p>
        </w:tc>
        <w:tc>
          <w:tcPr>
            <w:tcW w:w="3960" w:type="dxa"/>
            <w:tcPrChange w:id="21" w:author="Sean Hardman" w:date="2013-09-01T13:30:00Z">
              <w:tcPr>
                <w:tcW w:w="3960" w:type="dxa"/>
                <w:gridSpan w:val="2"/>
                <w:tcBorders>
                  <w:bottom w:val="single" w:sz="18" w:space="0" w:color="auto"/>
                </w:tcBorders>
              </w:tcPr>
            </w:tcPrChange>
          </w:tcPr>
          <w:p w14:paraId="7C2BB400" w14:textId="77777777" w:rsidR="00F579F2" w:rsidRDefault="008245B2">
            <w:pPr>
              <w:rPr>
                <w:sz w:val="22"/>
              </w:rPr>
            </w:pPr>
            <w:r>
              <w:rPr>
                <w:sz w:val="22"/>
              </w:rPr>
              <w:t xml:space="preserve">Updated the CCSDS </w:t>
            </w:r>
            <w:r w:rsidR="000B3DA5">
              <w:rPr>
                <w:sz w:val="22"/>
              </w:rPr>
              <w:t xml:space="preserve">and System Architecture Spec </w:t>
            </w:r>
            <w:r>
              <w:rPr>
                <w:sz w:val="22"/>
              </w:rPr>
              <w:t>reference</w:t>
            </w:r>
            <w:r w:rsidR="000B3DA5">
              <w:rPr>
                <w:sz w:val="22"/>
              </w:rPr>
              <w:t>s. Also updated</w:t>
            </w:r>
            <w:r>
              <w:rPr>
                <w:sz w:val="22"/>
              </w:rPr>
              <w:t xml:space="preserve"> the registration type descriptions.</w:t>
            </w:r>
            <w:r w:rsidR="004F34AF">
              <w:rPr>
                <w:sz w:val="22"/>
              </w:rPr>
              <w:t xml:space="preserve"> Added utilized standards and frameworks to Implementation section.</w:t>
            </w:r>
          </w:p>
        </w:tc>
        <w:tc>
          <w:tcPr>
            <w:tcW w:w="1728" w:type="dxa"/>
            <w:tcBorders>
              <w:right w:val="single" w:sz="18" w:space="0" w:color="auto"/>
            </w:tcBorders>
            <w:tcPrChange w:id="22" w:author="Sean Hardman" w:date="2013-09-01T13:30:00Z">
              <w:tcPr>
                <w:tcW w:w="1728" w:type="dxa"/>
                <w:gridSpan w:val="2"/>
                <w:tcBorders>
                  <w:bottom w:val="single" w:sz="18" w:space="0" w:color="auto"/>
                  <w:right w:val="single" w:sz="18" w:space="0" w:color="auto"/>
                </w:tcBorders>
              </w:tcPr>
            </w:tcPrChange>
          </w:tcPr>
          <w:p w14:paraId="33A569C0" w14:textId="77777777" w:rsidR="00301EF0" w:rsidRDefault="00301EF0" w:rsidP="006571EC">
            <w:pPr>
              <w:rPr>
                <w:sz w:val="22"/>
              </w:rPr>
            </w:pPr>
            <w:r>
              <w:rPr>
                <w:sz w:val="22"/>
              </w:rPr>
              <w:t>S. Hardman</w:t>
            </w:r>
          </w:p>
        </w:tc>
      </w:tr>
      <w:tr w:rsidR="003F249E" w14:paraId="73D39F66" w14:textId="77777777">
        <w:trPr>
          <w:ins w:id="23" w:author="Sean Hardman" w:date="2013-09-01T13:30:00Z"/>
        </w:trPr>
        <w:tc>
          <w:tcPr>
            <w:tcW w:w="1548" w:type="dxa"/>
            <w:tcBorders>
              <w:left w:val="single" w:sz="18" w:space="0" w:color="auto"/>
              <w:bottom w:val="single" w:sz="18" w:space="0" w:color="auto"/>
            </w:tcBorders>
          </w:tcPr>
          <w:p w14:paraId="24D4197C" w14:textId="77777777" w:rsidR="003F249E" w:rsidRDefault="003F249E" w:rsidP="006571EC">
            <w:pPr>
              <w:rPr>
                <w:ins w:id="24" w:author="Sean Hardman" w:date="2013-09-01T13:30:00Z"/>
                <w:sz w:val="22"/>
              </w:rPr>
            </w:pPr>
            <w:ins w:id="25" w:author="Sean Hardman" w:date="2013-09-01T13:30:00Z">
              <w:r>
                <w:rPr>
                  <w:sz w:val="22"/>
                </w:rPr>
                <w:t>1.1</w:t>
              </w:r>
            </w:ins>
          </w:p>
        </w:tc>
        <w:tc>
          <w:tcPr>
            <w:tcW w:w="1620" w:type="dxa"/>
            <w:tcBorders>
              <w:bottom w:val="single" w:sz="18" w:space="0" w:color="auto"/>
            </w:tcBorders>
          </w:tcPr>
          <w:p w14:paraId="77E26982" w14:textId="77777777" w:rsidR="003F249E" w:rsidRDefault="003F249E">
            <w:pPr>
              <w:rPr>
                <w:ins w:id="26" w:author="Sean Hardman" w:date="2013-09-01T13:30:00Z"/>
                <w:sz w:val="22"/>
              </w:rPr>
            </w:pPr>
            <w:ins w:id="27" w:author="Sean Hardman" w:date="2013-09-01T13:30:00Z">
              <w:r>
                <w:rPr>
                  <w:sz w:val="22"/>
                </w:rPr>
                <w:t>2013-09-01</w:t>
              </w:r>
            </w:ins>
          </w:p>
        </w:tc>
        <w:tc>
          <w:tcPr>
            <w:tcW w:w="3960" w:type="dxa"/>
            <w:tcBorders>
              <w:bottom w:val="single" w:sz="18" w:space="0" w:color="auto"/>
            </w:tcBorders>
          </w:tcPr>
          <w:p w14:paraId="43F69AA9" w14:textId="77777777" w:rsidR="003F249E" w:rsidRDefault="003F249E">
            <w:pPr>
              <w:rPr>
                <w:ins w:id="28" w:author="Sean Hardman" w:date="2013-09-01T13:30:00Z"/>
                <w:sz w:val="22"/>
              </w:rPr>
            </w:pPr>
            <w:ins w:id="29" w:author="Sean Hardman" w:date="2013-09-01T13:31:00Z">
              <w:r>
                <w:rPr>
                  <w:sz w:val="22"/>
                </w:rPr>
                <w:t>Changed PDS 2010 references to PDS4.</w:t>
              </w:r>
            </w:ins>
          </w:p>
        </w:tc>
        <w:tc>
          <w:tcPr>
            <w:tcW w:w="1728" w:type="dxa"/>
            <w:tcBorders>
              <w:bottom w:val="single" w:sz="18" w:space="0" w:color="auto"/>
              <w:right w:val="single" w:sz="18" w:space="0" w:color="auto"/>
            </w:tcBorders>
          </w:tcPr>
          <w:p w14:paraId="669817BD" w14:textId="77777777" w:rsidR="003F249E" w:rsidRDefault="003F249E" w:rsidP="006571EC">
            <w:pPr>
              <w:rPr>
                <w:ins w:id="30" w:author="Sean Hardman" w:date="2013-09-01T13:30:00Z"/>
                <w:sz w:val="22"/>
              </w:rPr>
            </w:pPr>
            <w:ins w:id="31" w:author="Sean Hardman" w:date="2013-09-01T13:31:00Z">
              <w:r>
                <w:rPr>
                  <w:sz w:val="22"/>
                </w:rPr>
                <w:t>S. Hardman</w:t>
              </w:r>
            </w:ins>
          </w:p>
        </w:tc>
      </w:tr>
    </w:tbl>
    <w:p w14:paraId="189701EB" w14:textId="77777777" w:rsidR="006571EC" w:rsidRDefault="006571EC">
      <w:pPr>
        <w:tabs>
          <w:tab w:val="left" w:pos="-720"/>
        </w:tabs>
        <w:suppressAutoHyphens/>
        <w:rPr>
          <w:b/>
        </w:rPr>
      </w:pPr>
    </w:p>
    <w:p w14:paraId="74316391" w14:textId="77777777" w:rsidR="006571EC" w:rsidRDefault="006571EC">
      <w:pPr>
        <w:jc w:val="center"/>
        <w:rPr>
          <w:b/>
          <w:sz w:val="32"/>
        </w:rPr>
      </w:pPr>
      <w:r>
        <w:br w:type="page"/>
      </w:r>
      <w:r>
        <w:rPr>
          <w:b/>
          <w:sz w:val="32"/>
        </w:rPr>
        <w:lastRenderedPageBreak/>
        <w:t>TABLE OF CONTENTS</w:t>
      </w:r>
    </w:p>
    <w:p w14:paraId="25C5B1A8" w14:textId="77777777" w:rsidR="006571EC" w:rsidRDefault="006571EC">
      <w:pPr>
        <w:jc w:val="center"/>
        <w:rPr>
          <w:b/>
        </w:rPr>
      </w:pPr>
    </w:p>
    <w:p w14:paraId="2C3D36CD" w14:textId="77777777" w:rsidR="00267410" w:rsidDel="003F249E" w:rsidRDefault="00547272">
      <w:pPr>
        <w:pStyle w:val="TOC1"/>
        <w:tabs>
          <w:tab w:val="left" w:pos="574"/>
        </w:tabs>
        <w:ind w:left="0" w:firstLine="0"/>
        <w:rPr>
          <w:del w:id="32" w:author="Sean Hardman" w:date="2013-09-01T13:36:00Z"/>
          <w:rFonts w:asciiTheme="minorHAnsi" w:eastAsiaTheme="minorEastAsia" w:hAnsiTheme="minorHAnsi" w:cstheme="minorBidi"/>
          <w:b w:val="0"/>
          <w:caps w:val="0"/>
        </w:rPr>
        <w:pPrChange w:id="33" w:author="Sean Hardman" w:date="2013-09-01T13:36:00Z">
          <w:pPr>
            <w:pStyle w:val="TOC1"/>
            <w:tabs>
              <w:tab w:val="left" w:pos="574"/>
            </w:tabs>
          </w:pPr>
        </w:pPrChange>
      </w:pPr>
      <w:del w:id="34" w:author="Sean Hardman" w:date="2013-09-01T13:36:00Z">
        <w:r w:rsidDel="003F249E">
          <w:fldChar w:fldCharType="begin"/>
        </w:r>
        <w:r w:rsidR="00267410" w:rsidDel="003F249E">
          <w:delInstrText xml:space="preserve"> TOC \o "2-3" \t "Heading 1,1,Heading 6,1" </w:delInstrText>
        </w:r>
        <w:r w:rsidDel="003F249E">
          <w:fldChar w:fldCharType="separate"/>
        </w:r>
        <w:r w:rsidR="00267410" w:rsidDel="003F249E">
          <w:delText>1.0</w:delText>
        </w:r>
        <w:r w:rsidR="00267410" w:rsidDel="003F249E">
          <w:rPr>
            <w:rFonts w:asciiTheme="minorHAnsi" w:eastAsiaTheme="minorEastAsia" w:hAnsiTheme="minorHAnsi" w:cstheme="minorBidi"/>
            <w:b w:val="0"/>
            <w:caps w:val="0"/>
          </w:rPr>
          <w:tab/>
        </w:r>
        <w:r w:rsidR="00267410" w:rsidDel="003F249E">
          <w:delText>INTRODUCTION</w:delText>
        </w:r>
        <w:r w:rsidR="00267410" w:rsidDel="003F249E">
          <w:tab/>
        </w:r>
        <w:r w:rsidDel="003F249E">
          <w:fldChar w:fldCharType="begin"/>
        </w:r>
        <w:r w:rsidR="00267410" w:rsidDel="003F249E">
          <w:delInstrText xml:space="preserve"> PAGEREF _Toc147227672 \h </w:delInstrText>
        </w:r>
        <w:r w:rsidDel="003F249E">
          <w:fldChar w:fldCharType="separate"/>
        </w:r>
        <w:r w:rsidR="00A01793" w:rsidDel="003F249E">
          <w:delText>4</w:delText>
        </w:r>
        <w:r w:rsidDel="003F249E">
          <w:fldChar w:fldCharType="end"/>
        </w:r>
      </w:del>
    </w:p>
    <w:p w14:paraId="436C15DD" w14:textId="77777777" w:rsidR="00267410" w:rsidDel="003F249E" w:rsidRDefault="00267410">
      <w:pPr>
        <w:pStyle w:val="TOC2"/>
        <w:tabs>
          <w:tab w:val="left" w:pos="862"/>
        </w:tabs>
        <w:ind w:left="0" w:firstLine="0"/>
        <w:rPr>
          <w:del w:id="35" w:author="Sean Hardman" w:date="2013-09-01T13:36:00Z"/>
          <w:rFonts w:asciiTheme="minorHAnsi" w:eastAsiaTheme="minorEastAsia" w:hAnsiTheme="minorHAnsi" w:cstheme="minorBidi"/>
        </w:rPr>
        <w:pPrChange w:id="36" w:author="Sean Hardman" w:date="2013-09-01T13:36:00Z">
          <w:pPr>
            <w:pStyle w:val="TOC2"/>
            <w:tabs>
              <w:tab w:val="left" w:pos="862"/>
            </w:tabs>
          </w:pPr>
        </w:pPrChange>
      </w:pPr>
      <w:del w:id="37" w:author="Sean Hardman" w:date="2013-09-01T13:36:00Z">
        <w:r w:rsidDel="003F249E">
          <w:delText>1.1</w:delText>
        </w:r>
        <w:r w:rsidDel="003F249E">
          <w:rPr>
            <w:rFonts w:asciiTheme="minorHAnsi" w:eastAsiaTheme="minorEastAsia" w:hAnsiTheme="minorHAnsi" w:cstheme="minorBidi"/>
          </w:rPr>
          <w:tab/>
        </w:r>
        <w:r w:rsidDel="003F249E">
          <w:delText>Document Scope and Purpose</w:delText>
        </w:r>
        <w:r w:rsidDel="003F249E">
          <w:tab/>
        </w:r>
        <w:r w:rsidR="00547272" w:rsidDel="003F249E">
          <w:fldChar w:fldCharType="begin"/>
        </w:r>
        <w:r w:rsidDel="003F249E">
          <w:delInstrText xml:space="preserve"> PAGEREF _Toc147227673 \h </w:delInstrText>
        </w:r>
        <w:r w:rsidR="00547272" w:rsidDel="003F249E">
          <w:fldChar w:fldCharType="separate"/>
        </w:r>
        <w:r w:rsidR="00A01793" w:rsidDel="003F249E">
          <w:delText>4</w:delText>
        </w:r>
        <w:r w:rsidR="00547272" w:rsidDel="003F249E">
          <w:fldChar w:fldCharType="end"/>
        </w:r>
      </w:del>
    </w:p>
    <w:p w14:paraId="248F8C63" w14:textId="77777777" w:rsidR="00267410" w:rsidDel="003F249E" w:rsidRDefault="00267410">
      <w:pPr>
        <w:pStyle w:val="TOC2"/>
        <w:tabs>
          <w:tab w:val="left" w:pos="862"/>
        </w:tabs>
        <w:ind w:left="0" w:firstLine="0"/>
        <w:rPr>
          <w:del w:id="38" w:author="Sean Hardman" w:date="2013-09-01T13:36:00Z"/>
          <w:rFonts w:asciiTheme="minorHAnsi" w:eastAsiaTheme="minorEastAsia" w:hAnsiTheme="minorHAnsi" w:cstheme="minorBidi"/>
        </w:rPr>
        <w:pPrChange w:id="39" w:author="Sean Hardman" w:date="2013-09-01T13:36:00Z">
          <w:pPr>
            <w:pStyle w:val="TOC2"/>
            <w:tabs>
              <w:tab w:val="left" w:pos="862"/>
            </w:tabs>
          </w:pPr>
        </w:pPrChange>
      </w:pPr>
      <w:del w:id="40" w:author="Sean Hardman" w:date="2013-09-01T13:36:00Z">
        <w:r w:rsidDel="003F249E">
          <w:delText>1.2</w:delText>
        </w:r>
        <w:r w:rsidDel="003F249E">
          <w:rPr>
            <w:rFonts w:asciiTheme="minorHAnsi" w:eastAsiaTheme="minorEastAsia" w:hAnsiTheme="minorHAnsi" w:cstheme="minorBidi"/>
          </w:rPr>
          <w:tab/>
        </w:r>
        <w:r w:rsidDel="003F249E">
          <w:delText>Method</w:delText>
        </w:r>
        <w:r w:rsidDel="003F249E">
          <w:tab/>
        </w:r>
        <w:r w:rsidDel="003F249E">
          <w:tab/>
        </w:r>
        <w:r w:rsidR="00547272" w:rsidDel="003F249E">
          <w:fldChar w:fldCharType="begin"/>
        </w:r>
        <w:r w:rsidDel="003F249E">
          <w:delInstrText xml:space="preserve"> PAGEREF _Toc147227674 \h </w:delInstrText>
        </w:r>
        <w:r w:rsidR="00547272" w:rsidDel="003F249E">
          <w:fldChar w:fldCharType="separate"/>
        </w:r>
        <w:r w:rsidR="00A01793" w:rsidDel="003F249E">
          <w:delText>4</w:delText>
        </w:r>
        <w:r w:rsidR="00547272" w:rsidDel="003F249E">
          <w:fldChar w:fldCharType="end"/>
        </w:r>
      </w:del>
    </w:p>
    <w:p w14:paraId="32098849" w14:textId="77777777" w:rsidR="00267410" w:rsidDel="003F249E" w:rsidRDefault="00267410">
      <w:pPr>
        <w:pStyle w:val="TOC2"/>
        <w:tabs>
          <w:tab w:val="left" w:pos="862"/>
        </w:tabs>
        <w:ind w:left="0" w:firstLine="0"/>
        <w:rPr>
          <w:del w:id="41" w:author="Sean Hardman" w:date="2013-09-01T13:36:00Z"/>
          <w:rFonts w:asciiTheme="minorHAnsi" w:eastAsiaTheme="minorEastAsia" w:hAnsiTheme="minorHAnsi" w:cstheme="minorBidi"/>
        </w:rPr>
        <w:pPrChange w:id="42" w:author="Sean Hardman" w:date="2013-09-01T13:36:00Z">
          <w:pPr>
            <w:pStyle w:val="TOC2"/>
            <w:tabs>
              <w:tab w:val="left" w:pos="862"/>
            </w:tabs>
          </w:pPr>
        </w:pPrChange>
      </w:pPr>
      <w:del w:id="43" w:author="Sean Hardman" w:date="2013-09-01T13:36:00Z">
        <w:r w:rsidDel="003F249E">
          <w:delText>1.3</w:delText>
        </w:r>
        <w:r w:rsidDel="003F249E">
          <w:rPr>
            <w:rFonts w:asciiTheme="minorHAnsi" w:eastAsiaTheme="minorEastAsia" w:hAnsiTheme="minorHAnsi" w:cstheme="minorBidi"/>
          </w:rPr>
          <w:tab/>
        </w:r>
        <w:r w:rsidDel="003F249E">
          <w:delText>Notation</w:delText>
        </w:r>
        <w:r w:rsidDel="003F249E">
          <w:tab/>
        </w:r>
        <w:r w:rsidDel="003F249E">
          <w:tab/>
        </w:r>
        <w:r w:rsidR="00547272" w:rsidDel="003F249E">
          <w:fldChar w:fldCharType="begin"/>
        </w:r>
        <w:r w:rsidDel="003F249E">
          <w:delInstrText xml:space="preserve"> PAGEREF _Toc147227675 \h </w:delInstrText>
        </w:r>
        <w:r w:rsidR="00547272" w:rsidDel="003F249E">
          <w:fldChar w:fldCharType="separate"/>
        </w:r>
        <w:r w:rsidR="00A01793" w:rsidDel="003F249E">
          <w:delText>4</w:delText>
        </w:r>
        <w:r w:rsidR="00547272" w:rsidDel="003F249E">
          <w:fldChar w:fldCharType="end"/>
        </w:r>
      </w:del>
    </w:p>
    <w:p w14:paraId="32BE1596" w14:textId="77777777" w:rsidR="00267410" w:rsidDel="003F249E" w:rsidRDefault="00267410">
      <w:pPr>
        <w:pStyle w:val="TOC2"/>
        <w:tabs>
          <w:tab w:val="left" w:pos="862"/>
        </w:tabs>
        <w:ind w:left="0" w:firstLine="0"/>
        <w:rPr>
          <w:del w:id="44" w:author="Sean Hardman" w:date="2013-09-01T13:36:00Z"/>
          <w:rFonts w:asciiTheme="minorHAnsi" w:eastAsiaTheme="minorEastAsia" w:hAnsiTheme="minorHAnsi" w:cstheme="minorBidi"/>
        </w:rPr>
        <w:pPrChange w:id="45" w:author="Sean Hardman" w:date="2013-09-01T13:36:00Z">
          <w:pPr>
            <w:pStyle w:val="TOC2"/>
            <w:tabs>
              <w:tab w:val="left" w:pos="862"/>
            </w:tabs>
          </w:pPr>
        </w:pPrChange>
      </w:pPr>
      <w:del w:id="46" w:author="Sean Hardman" w:date="2013-09-01T13:36:00Z">
        <w:r w:rsidDel="003F249E">
          <w:delText>1.4</w:delText>
        </w:r>
        <w:r w:rsidDel="003F249E">
          <w:rPr>
            <w:rFonts w:asciiTheme="minorHAnsi" w:eastAsiaTheme="minorEastAsia" w:hAnsiTheme="minorHAnsi" w:cstheme="minorBidi"/>
          </w:rPr>
          <w:tab/>
        </w:r>
        <w:r w:rsidDel="003F249E">
          <w:delText>Controlling Documents</w:delText>
        </w:r>
        <w:r w:rsidDel="003F249E">
          <w:tab/>
        </w:r>
        <w:r w:rsidR="00547272" w:rsidDel="003F249E">
          <w:fldChar w:fldCharType="begin"/>
        </w:r>
        <w:r w:rsidDel="003F249E">
          <w:delInstrText xml:space="preserve"> PAGEREF _Toc147227676 \h </w:delInstrText>
        </w:r>
        <w:r w:rsidR="00547272" w:rsidDel="003F249E">
          <w:fldChar w:fldCharType="separate"/>
        </w:r>
        <w:r w:rsidR="00A01793" w:rsidDel="003F249E">
          <w:delText>5</w:delText>
        </w:r>
        <w:r w:rsidR="00547272" w:rsidDel="003F249E">
          <w:fldChar w:fldCharType="end"/>
        </w:r>
      </w:del>
    </w:p>
    <w:p w14:paraId="414EF6C1" w14:textId="77777777" w:rsidR="00267410" w:rsidDel="003F249E" w:rsidRDefault="00267410">
      <w:pPr>
        <w:pStyle w:val="TOC2"/>
        <w:tabs>
          <w:tab w:val="left" w:pos="862"/>
        </w:tabs>
        <w:ind w:left="0" w:firstLine="0"/>
        <w:rPr>
          <w:del w:id="47" w:author="Sean Hardman" w:date="2013-09-01T13:36:00Z"/>
          <w:rFonts w:asciiTheme="minorHAnsi" w:eastAsiaTheme="minorEastAsia" w:hAnsiTheme="minorHAnsi" w:cstheme="minorBidi"/>
        </w:rPr>
        <w:pPrChange w:id="48" w:author="Sean Hardman" w:date="2013-09-01T13:36:00Z">
          <w:pPr>
            <w:pStyle w:val="TOC2"/>
            <w:tabs>
              <w:tab w:val="left" w:pos="862"/>
            </w:tabs>
          </w:pPr>
        </w:pPrChange>
      </w:pPr>
      <w:del w:id="49" w:author="Sean Hardman" w:date="2013-09-01T13:36:00Z">
        <w:r w:rsidDel="003F249E">
          <w:delText>1.5</w:delText>
        </w:r>
        <w:r w:rsidDel="003F249E">
          <w:rPr>
            <w:rFonts w:asciiTheme="minorHAnsi" w:eastAsiaTheme="minorEastAsia" w:hAnsiTheme="minorHAnsi" w:cstheme="minorBidi"/>
          </w:rPr>
          <w:tab/>
        </w:r>
        <w:r w:rsidDel="003F249E">
          <w:delText>Applicable Documents</w:delText>
        </w:r>
        <w:r w:rsidDel="003F249E">
          <w:tab/>
        </w:r>
        <w:r w:rsidR="00547272" w:rsidDel="003F249E">
          <w:fldChar w:fldCharType="begin"/>
        </w:r>
        <w:r w:rsidDel="003F249E">
          <w:delInstrText xml:space="preserve"> PAGEREF _Toc147227677 \h </w:delInstrText>
        </w:r>
        <w:r w:rsidR="00547272" w:rsidDel="003F249E">
          <w:fldChar w:fldCharType="separate"/>
        </w:r>
        <w:r w:rsidR="00A01793" w:rsidDel="003F249E">
          <w:delText>5</w:delText>
        </w:r>
        <w:r w:rsidR="00547272" w:rsidDel="003F249E">
          <w:fldChar w:fldCharType="end"/>
        </w:r>
      </w:del>
    </w:p>
    <w:p w14:paraId="0D5D2D19" w14:textId="77777777" w:rsidR="00267410" w:rsidDel="003F249E" w:rsidRDefault="00267410">
      <w:pPr>
        <w:pStyle w:val="TOC2"/>
        <w:tabs>
          <w:tab w:val="left" w:pos="862"/>
        </w:tabs>
        <w:ind w:left="0" w:firstLine="0"/>
        <w:rPr>
          <w:del w:id="50" w:author="Sean Hardman" w:date="2013-09-01T13:36:00Z"/>
          <w:rFonts w:asciiTheme="minorHAnsi" w:eastAsiaTheme="minorEastAsia" w:hAnsiTheme="minorHAnsi" w:cstheme="minorBidi"/>
        </w:rPr>
        <w:pPrChange w:id="51" w:author="Sean Hardman" w:date="2013-09-01T13:36:00Z">
          <w:pPr>
            <w:pStyle w:val="TOC2"/>
            <w:tabs>
              <w:tab w:val="left" w:pos="862"/>
            </w:tabs>
          </w:pPr>
        </w:pPrChange>
      </w:pPr>
      <w:del w:id="52" w:author="Sean Hardman" w:date="2013-09-01T13:36:00Z">
        <w:r w:rsidDel="003F249E">
          <w:delText>1.6</w:delText>
        </w:r>
        <w:r w:rsidDel="003F249E">
          <w:rPr>
            <w:rFonts w:asciiTheme="minorHAnsi" w:eastAsiaTheme="minorEastAsia" w:hAnsiTheme="minorHAnsi" w:cstheme="minorBidi"/>
          </w:rPr>
          <w:tab/>
        </w:r>
        <w:r w:rsidDel="003F249E">
          <w:delText>Document Maintenance</w:delText>
        </w:r>
        <w:r w:rsidDel="003F249E">
          <w:tab/>
        </w:r>
        <w:r w:rsidR="00547272" w:rsidDel="003F249E">
          <w:fldChar w:fldCharType="begin"/>
        </w:r>
        <w:r w:rsidDel="003F249E">
          <w:delInstrText xml:space="preserve"> PAGEREF _Toc147227678 \h </w:delInstrText>
        </w:r>
        <w:r w:rsidR="00547272" w:rsidDel="003F249E">
          <w:fldChar w:fldCharType="separate"/>
        </w:r>
        <w:r w:rsidR="00A01793" w:rsidDel="003F249E">
          <w:delText>5</w:delText>
        </w:r>
        <w:r w:rsidR="00547272" w:rsidDel="003F249E">
          <w:fldChar w:fldCharType="end"/>
        </w:r>
      </w:del>
    </w:p>
    <w:p w14:paraId="4A97C989" w14:textId="77777777" w:rsidR="00267410" w:rsidDel="003F249E" w:rsidRDefault="00267410">
      <w:pPr>
        <w:pStyle w:val="TOC1"/>
        <w:tabs>
          <w:tab w:val="left" w:pos="574"/>
        </w:tabs>
        <w:ind w:left="0" w:firstLine="0"/>
        <w:rPr>
          <w:del w:id="53" w:author="Sean Hardman" w:date="2013-09-01T13:36:00Z"/>
          <w:rFonts w:asciiTheme="minorHAnsi" w:eastAsiaTheme="minorEastAsia" w:hAnsiTheme="minorHAnsi" w:cstheme="minorBidi"/>
          <w:b w:val="0"/>
          <w:caps w:val="0"/>
        </w:rPr>
        <w:pPrChange w:id="54" w:author="Sean Hardman" w:date="2013-09-01T13:36:00Z">
          <w:pPr>
            <w:pStyle w:val="TOC1"/>
            <w:tabs>
              <w:tab w:val="left" w:pos="574"/>
            </w:tabs>
          </w:pPr>
        </w:pPrChange>
      </w:pPr>
      <w:del w:id="55" w:author="Sean Hardman" w:date="2013-09-01T13:36:00Z">
        <w:r w:rsidDel="003F249E">
          <w:delText>2.0</w:delText>
        </w:r>
        <w:r w:rsidDel="003F249E">
          <w:rPr>
            <w:rFonts w:asciiTheme="minorHAnsi" w:eastAsiaTheme="minorEastAsia" w:hAnsiTheme="minorHAnsi" w:cstheme="minorBidi"/>
            <w:b w:val="0"/>
            <w:caps w:val="0"/>
          </w:rPr>
          <w:tab/>
        </w:r>
        <w:r w:rsidDel="003F249E">
          <w:delText>Component Description</w:delText>
        </w:r>
        <w:r w:rsidDel="003F249E">
          <w:tab/>
        </w:r>
        <w:r w:rsidR="00547272" w:rsidDel="003F249E">
          <w:fldChar w:fldCharType="begin"/>
        </w:r>
        <w:r w:rsidDel="003F249E">
          <w:delInstrText xml:space="preserve"> PAGEREF _Toc147227679 \h </w:delInstrText>
        </w:r>
        <w:r w:rsidR="00547272" w:rsidDel="003F249E">
          <w:fldChar w:fldCharType="separate"/>
        </w:r>
        <w:r w:rsidR="00A01793" w:rsidDel="003F249E">
          <w:delText>6</w:delText>
        </w:r>
        <w:r w:rsidR="00547272" w:rsidDel="003F249E">
          <w:fldChar w:fldCharType="end"/>
        </w:r>
      </w:del>
    </w:p>
    <w:p w14:paraId="3C1B621D" w14:textId="77777777" w:rsidR="00267410" w:rsidDel="003F249E" w:rsidRDefault="00267410">
      <w:pPr>
        <w:pStyle w:val="TOC1"/>
        <w:tabs>
          <w:tab w:val="left" w:pos="574"/>
        </w:tabs>
        <w:ind w:left="0" w:firstLine="0"/>
        <w:rPr>
          <w:del w:id="56" w:author="Sean Hardman" w:date="2013-09-01T13:36:00Z"/>
          <w:rFonts w:asciiTheme="minorHAnsi" w:eastAsiaTheme="minorEastAsia" w:hAnsiTheme="minorHAnsi" w:cstheme="minorBidi"/>
          <w:b w:val="0"/>
          <w:caps w:val="0"/>
        </w:rPr>
        <w:pPrChange w:id="57" w:author="Sean Hardman" w:date="2013-09-01T13:36:00Z">
          <w:pPr>
            <w:pStyle w:val="TOC1"/>
            <w:tabs>
              <w:tab w:val="left" w:pos="574"/>
            </w:tabs>
          </w:pPr>
        </w:pPrChange>
      </w:pPr>
      <w:del w:id="58" w:author="Sean Hardman" w:date="2013-09-01T13:36:00Z">
        <w:r w:rsidDel="003F249E">
          <w:delText>3.0</w:delText>
        </w:r>
        <w:r w:rsidDel="003F249E">
          <w:rPr>
            <w:rFonts w:asciiTheme="minorHAnsi" w:eastAsiaTheme="minorEastAsia" w:hAnsiTheme="minorHAnsi" w:cstheme="minorBidi"/>
            <w:b w:val="0"/>
            <w:caps w:val="0"/>
          </w:rPr>
          <w:tab/>
        </w:r>
        <w:r w:rsidDel="003F249E">
          <w:delText>Use Cases</w:delText>
        </w:r>
        <w:r w:rsidDel="003F249E">
          <w:tab/>
        </w:r>
        <w:r w:rsidR="00547272" w:rsidDel="003F249E">
          <w:fldChar w:fldCharType="begin"/>
        </w:r>
        <w:r w:rsidDel="003F249E">
          <w:delInstrText xml:space="preserve"> PAGEREF _Toc147227680 \h </w:delInstrText>
        </w:r>
        <w:r w:rsidR="00547272" w:rsidDel="003F249E">
          <w:fldChar w:fldCharType="separate"/>
        </w:r>
        <w:r w:rsidR="00A01793" w:rsidDel="003F249E">
          <w:delText>9</w:delText>
        </w:r>
        <w:r w:rsidR="00547272" w:rsidDel="003F249E">
          <w:fldChar w:fldCharType="end"/>
        </w:r>
      </w:del>
    </w:p>
    <w:p w14:paraId="018FC81B" w14:textId="77777777" w:rsidR="00267410" w:rsidDel="003F249E" w:rsidRDefault="00267410">
      <w:pPr>
        <w:pStyle w:val="TOC2"/>
        <w:tabs>
          <w:tab w:val="left" w:pos="862"/>
        </w:tabs>
        <w:ind w:left="0" w:firstLine="0"/>
        <w:rPr>
          <w:del w:id="59" w:author="Sean Hardman" w:date="2013-09-01T13:36:00Z"/>
          <w:rFonts w:asciiTheme="minorHAnsi" w:eastAsiaTheme="minorEastAsia" w:hAnsiTheme="minorHAnsi" w:cstheme="minorBidi"/>
        </w:rPr>
        <w:pPrChange w:id="60" w:author="Sean Hardman" w:date="2013-09-01T13:36:00Z">
          <w:pPr>
            <w:pStyle w:val="TOC2"/>
            <w:tabs>
              <w:tab w:val="left" w:pos="862"/>
            </w:tabs>
          </w:pPr>
        </w:pPrChange>
      </w:pPr>
      <w:del w:id="61" w:author="Sean Hardman" w:date="2013-09-01T13:36:00Z">
        <w:r w:rsidDel="003F249E">
          <w:delText>3.1</w:delText>
        </w:r>
        <w:r w:rsidDel="003F249E">
          <w:rPr>
            <w:rFonts w:asciiTheme="minorHAnsi" w:eastAsiaTheme="minorEastAsia" w:hAnsiTheme="minorHAnsi" w:cstheme="minorBidi"/>
          </w:rPr>
          <w:tab/>
        </w:r>
        <w:r w:rsidDel="003F249E">
          <w:delText>Manage Policy</w:delText>
        </w:r>
        <w:r w:rsidDel="003F249E">
          <w:tab/>
        </w:r>
        <w:r w:rsidR="00547272" w:rsidDel="003F249E">
          <w:fldChar w:fldCharType="begin"/>
        </w:r>
        <w:r w:rsidDel="003F249E">
          <w:delInstrText xml:space="preserve"> PAGEREF _Toc147227681 \h </w:delInstrText>
        </w:r>
        <w:r w:rsidR="00547272" w:rsidDel="003F249E">
          <w:fldChar w:fldCharType="separate"/>
        </w:r>
        <w:r w:rsidR="00A01793" w:rsidDel="003F249E">
          <w:delText>10</w:delText>
        </w:r>
        <w:r w:rsidR="00547272" w:rsidDel="003F249E">
          <w:fldChar w:fldCharType="end"/>
        </w:r>
      </w:del>
    </w:p>
    <w:p w14:paraId="03FC77EC" w14:textId="77777777" w:rsidR="00267410" w:rsidDel="003F249E" w:rsidRDefault="00267410">
      <w:pPr>
        <w:pStyle w:val="TOC2"/>
        <w:tabs>
          <w:tab w:val="left" w:pos="862"/>
        </w:tabs>
        <w:ind w:left="0" w:firstLine="0"/>
        <w:rPr>
          <w:del w:id="62" w:author="Sean Hardman" w:date="2013-09-01T13:36:00Z"/>
          <w:rFonts w:asciiTheme="minorHAnsi" w:eastAsiaTheme="minorEastAsia" w:hAnsiTheme="minorHAnsi" w:cstheme="minorBidi"/>
        </w:rPr>
        <w:pPrChange w:id="63" w:author="Sean Hardman" w:date="2013-09-01T13:36:00Z">
          <w:pPr>
            <w:pStyle w:val="TOC2"/>
            <w:tabs>
              <w:tab w:val="left" w:pos="862"/>
            </w:tabs>
          </w:pPr>
        </w:pPrChange>
      </w:pPr>
      <w:del w:id="64" w:author="Sean Hardman" w:date="2013-09-01T13:36:00Z">
        <w:r w:rsidDel="003F249E">
          <w:delText>3.2</w:delText>
        </w:r>
        <w:r w:rsidDel="003F249E">
          <w:rPr>
            <w:rFonts w:asciiTheme="minorHAnsi" w:eastAsiaTheme="minorEastAsia" w:hAnsiTheme="minorHAnsi" w:cstheme="minorBidi"/>
          </w:rPr>
          <w:tab/>
        </w:r>
        <w:r w:rsidDel="003F249E">
          <w:delText>Publish Artifact</w:delText>
        </w:r>
        <w:r w:rsidDel="003F249E">
          <w:tab/>
        </w:r>
        <w:r w:rsidR="00547272" w:rsidDel="003F249E">
          <w:fldChar w:fldCharType="begin"/>
        </w:r>
        <w:r w:rsidDel="003F249E">
          <w:delInstrText xml:space="preserve"> PAGEREF _Toc147227682 \h </w:delInstrText>
        </w:r>
        <w:r w:rsidR="00547272" w:rsidDel="003F249E">
          <w:fldChar w:fldCharType="separate"/>
        </w:r>
        <w:r w:rsidR="00A01793" w:rsidDel="003F249E">
          <w:delText>10</w:delText>
        </w:r>
        <w:r w:rsidR="00547272" w:rsidDel="003F249E">
          <w:fldChar w:fldCharType="end"/>
        </w:r>
      </w:del>
    </w:p>
    <w:p w14:paraId="0791507C" w14:textId="77777777" w:rsidR="00267410" w:rsidDel="003F249E" w:rsidRDefault="00267410">
      <w:pPr>
        <w:pStyle w:val="TOC2"/>
        <w:tabs>
          <w:tab w:val="left" w:pos="862"/>
        </w:tabs>
        <w:ind w:left="0" w:firstLine="0"/>
        <w:rPr>
          <w:del w:id="65" w:author="Sean Hardman" w:date="2013-09-01T13:36:00Z"/>
          <w:rFonts w:asciiTheme="minorHAnsi" w:eastAsiaTheme="minorEastAsia" w:hAnsiTheme="minorHAnsi" w:cstheme="minorBidi"/>
        </w:rPr>
        <w:pPrChange w:id="66" w:author="Sean Hardman" w:date="2013-09-01T13:36:00Z">
          <w:pPr>
            <w:pStyle w:val="TOC2"/>
            <w:tabs>
              <w:tab w:val="left" w:pos="862"/>
            </w:tabs>
          </w:pPr>
        </w:pPrChange>
      </w:pPr>
      <w:del w:id="67" w:author="Sean Hardman" w:date="2013-09-01T13:36:00Z">
        <w:r w:rsidDel="003F249E">
          <w:delText>3.3</w:delText>
        </w:r>
        <w:r w:rsidDel="003F249E">
          <w:rPr>
            <w:rFonts w:asciiTheme="minorHAnsi" w:eastAsiaTheme="minorEastAsia" w:hAnsiTheme="minorHAnsi" w:cstheme="minorBidi"/>
          </w:rPr>
          <w:tab/>
        </w:r>
        <w:r w:rsidDel="003F249E">
          <w:delText>Update Artifact</w:delText>
        </w:r>
        <w:r w:rsidDel="003F249E">
          <w:tab/>
        </w:r>
        <w:r w:rsidR="00547272" w:rsidDel="003F249E">
          <w:fldChar w:fldCharType="begin"/>
        </w:r>
        <w:r w:rsidDel="003F249E">
          <w:delInstrText xml:space="preserve"> PAGEREF _Toc147227683 \h </w:delInstrText>
        </w:r>
        <w:r w:rsidR="00547272" w:rsidDel="003F249E">
          <w:fldChar w:fldCharType="separate"/>
        </w:r>
        <w:r w:rsidR="00A01793" w:rsidDel="003F249E">
          <w:delText>11</w:delText>
        </w:r>
        <w:r w:rsidR="00547272" w:rsidDel="003F249E">
          <w:fldChar w:fldCharType="end"/>
        </w:r>
      </w:del>
    </w:p>
    <w:p w14:paraId="6CC96969" w14:textId="77777777" w:rsidR="00267410" w:rsidDel="003F249E" w:rsidRDefault="00267410">
      <w:pPr>
        <w:pStyle w:val="TOC2"/>
        <w:tabs>
          <w:tab w:val="left" w:pos="862"/>
        </w:tabs>
        <w:ind w:left="0" w:firstLine="0"/>
        <w:rPr>
          <w:del w:id="68" w:author="Sean Hardman" w:date="2013-09-01T13:36:00Z"/>
          <w:rFonts w:asciiTheme="minorHAnsi" w:eastAsiaTheme="minorEastAsia" w:hAnsiTheme="minorHAnsi" w:cstheme="minorBidi"/>
        </w:rPr>
        <w:pPrChange w:id="69" w:author="Sean Hardman" w:date="2013-09-01T13:36:00Z">
          <w:pPr>
            <w:pStyle w:val="TOC2"/>
            <w:tabs>
              <w:tab w:val="left" w:pos="862"/>
            </w:tabs>
          </w:pPr>
        </w:pPrChange>
      </w:pPr>
      <w:del w:id="70" w:author="Sean Hardman" w:date="2013-09-01T13:36:00Z">
        <w:r w:rsidDel="003F249E">
          <w:delText>3.4</w:delText>
        </w:r>
        <w:r w:rsidDel="003F249E">
          <w:rPr>
            <w:rFonts w:asciiTheme="minorHAnsi" w:eastAsiaTheme="minorEastAsia" w:hAnsiTheme="minorHAnsi" w:cstheme="minorBidi"/>
          </w:rPr>
          <w:tab/>
        </w:r>
        <w:r w:rsidDel="003F249E">
          <w:delText>Approve Artifact</w:delText>
        </w:r>
        <w:r w:rsidDel="003F249E">
          <w:tab/>
        </w:r>
        <w:r w:rsidR="00547272" w:rsidDel="003F249E">
          <w:fldChar w:fldCharType="begin"/>
        </w:r>
        <w:r w:rsidDel="003F249E">
          <w:delInstrText xml:space="preserve"> PAGEREF _Toc147227684 \h </w:delInstrText>
        </w:r>
        <w:r w:rsidR="00547272" w:rsidDel="003F249E">
          <w:fldChar w:fldCharType="separate"/>
        </w:r>
        <w:r w:rsidR="00A01793" w:rsidDel="003F249E">
          <w:delText>11</w:delText>
        </w:r>
        <w:r w:rsidR="00547272" w:rsidDel="003F249E">
          <w:fldChar w:fldCharType="end"/>
        </w:r>
      </w:del>
    </w:p>
    <w:p w14:paraId="05DDE335" w14:textId="77777777" w:rsidR="00267410" w:rsidDel="003F249E" w:rsidRDefault="00267410">
      <w:pPr>
        <w:pStyle w:val="TOC2"/>
        <w:tabs>
          <w:tab w:val="left" w:pos="862"/>
        </w:tabs>
        <w:ind w:left="0" w:firstLine="0"/>
        <w:rPr>
          <w:del w:id="71" w:author="Sean Hardman" w:date="2013-09-01T13:36:00Z"/>
          <w:rFonts w:asciiTheme="minorHAnsi" w:eastAsiaTheme="minorEastAsia" w:hAnsiTheme="minorHAnsi" w:cstheme="minorBidi"/>
        </w:rPr>
        <w:pPrChange w:id="72" w:author="Sean Hardman" w:date="2013-09-01T13:36:00Z">
          <w:pPr>
            <w:pStyle w:val="TOC2"/>
            <w:tabs>
              <w:tab w:val="left" w:pos="862"/>
            </w:tabs>
          </w:pPr>
        </w:pPrChange>
      </w:pPr>
      <w:del w:id="73" w:author="Sean Hardman" w:date="2013-09-01T13:36:00Z">
        <w:r w:rsidDel="003F249E">
          <w:delText>3.5</w:delText>
        </w:r>
        <w:r w:rsidDel="003F249E">
          <w:rPr>
            <w:rFonts w:asciiTheme="minorHAnsi" w:eastAsiaTheme="minorEastAsia" w:hAnsiTheme="minorHAnsi" w:cstheme="minorBidi"/>
          </w:rPr>
          <w:tab/>
        </w:r>
        <w:r w:rsidDel="003F249E">
          <w:delText>Deprecate Artifact</w:delText>
        </w:r>
        <w:r w:rsidDel="003F249E">
          <w:tab/>
        </w:r>
        <w:r w:rsidR="00547272" w:rsidDel="003F249E">
          <w:fldChar w:fldCharType="begin"/>
        </w:r>
        <w:r w:rsidDel="003F249E">
          <w:delInstrText xml:space="preserve"> PAGEREF _Toc147227685 \h </w:delInstrText>
        </w:r>
        <w:r w:rsidR="00547272" w:rsidDel="003F249E">
          <w:fldChar w:fldCharType="separate"/>
        </w:r>
        <w:r w:rsidR="00A01793" w:rsidDel="003F249E">
          <w:delText>11</w:delText>
        </w:r>
        <w:r w:rsidR="00547272" w:rsidDel="003F249E">
          <w:fldChar w:fldCharType="end"/>
        </w:r>
      </w:del>
    </w:p>
    <w:p w14:paraId="2C6209E6" w14:textId="77777777" w:rsidR="00267410" w:rsidDel="003F249E" w:rsidRDefault="00267410">
      <w:pPr>
        <w:pStyle w:val="TOC2"/>
        <w:tabs>
          <w:tab w:val="left" w:pos="862"/>
        </w:tabs>
        <w:ind w:left="0" w:firstLine="0"/>
        <w:rPr>
          <w:del w:id="74" w:author="Sean Hardman" w:date="2013-09-01T13:36:00Z"/>
          <w:rFonts w:asciiTheme="minorHAnsi" w:eastAsiaTheme="minorEastAsia" w:hAnsiTheme="minorHAnsi" w:cstheme="minorBidi"/>
        </w:rPr>
        <w:pPrChange w:id="75" w:author="Sean Hardman" w:date="2013-09-01T13:36:00Z">
          <w:pPr>
            <w:pStyle w:val="TOC2"/>
            <w:tabs>
              <w:tab w:val="left" w:pos="862"/>
            </w:tabs>
          </w:pPr>
        </w:pPrChange>
      </w:pPr>
      <w:del w:id="76" w:author="Sean Hardman" w:date="2013-09-01T13:36:00Z">
        <w:r w:rsidDel="003F249E">
          <w:delText>3.6</w:delText>
        </w:r>
        <w:r w:rsidDel="003F249E">
          <w:rPr>
            <w:rFonts w:asciiTheme="minorHAnsi" w:eastAsiaTheme="minorEastAsia" w:hAnsiTheme="minorHAnsi" w:cstheme="minorBidi"/>
          </w:rPr>
          <w:tab/>
        </w:r>
        <w:r w:rsidDel="003F249E">
          <w:delText>Undeprecate Artifact</w:delText>
        </w:r>
        <w:r w:rsidDel="003F249E">
          <w:tab/>
        </w:r>
        <w:r w:rsidR="00547272" w:rsidDel="003F249E">
          <w:fldChar w:fldCharType="begin"/>
        </w:r>
        <w:r w:rsidDel="003F249E">
          <w:delInstrText xml:space="preserve"> PAGEREF _Toc147227686 \h </w:delInstrText>
        </w:r>
        <w:r w:rsidR="00547272" w:rsidDel="003F249E">
          <w:fldChar w:fldCharType="separate"/>
        </w:r>
        <w:r w:rsidR="00A01793" w:rsidDel="003F249E">
          <w:delText>12</w:delText>
        </w:r>
        <w:r w:rsidR="00547272" w:rsidDel="003F249E">
          <w:fldChar w:fldCharType="end"/>
        </w:r>
      </w:del>
    </w:p>
    <w:p w14:paraId="48228563" w14:textId="77777777" w:rsidR="00267410" w:rsidDel="003F249E" w:rsidRDefault="00267410">
      <w:pPr>
        <w:pStyle w:val="TOC2"/>
        <w:tabs>
          <w:tab w:val="left" w:pos="862"/>
        </w:tabs>
        <w:ind w:left="0" w:firstLine="0"/>
        <w:rPr>
          <w:del w:id="77" w:author="Sean Hardman" w:date="2013-09-01T13:36:00Z"/>
          <w:rFonts w:asciiTheme="minorHAnsi" w:eastAsiaTheme="minorEastAsia" w:hAnsiTheme="minorHAnsi" w:cstheme="minorBidi"/>
        </w:rPr>
        <w:pPrChange w:id="78" w:author="Sean Hardman" w:date="2013-09-01T13:36:00Z">
          <w:pPr>
            <w:pStyle w:val="TOC2"/>
            <w:tabs>
              <w:tab w:val="left" w:pos="862"/>
            </w:tabs>
          </w:pPr>
        </w:pPrChange>
      </w:pPr>
      <w:del w:id="79" w:author="Sean Hardman" w:date="2013-09-01T13:36:00Z">
        <w:r w:rsidDel="003F249E">
          <w:delText>3.7</w:delText>
        </w:r>
        <w:r w:rsidDel="003F249E">
          <w:rPr>
            <w:rFonts w:asciiTheme="minorHAnsi" w:eastAsiaTheme="minorEastAsia" w:hAnsiTheme="minorHAnsi" w:cstheme="minorBidi"/>
          </w:rPr>
          <w:tab/>
        </w:r>
        <w:r w:rsidDel="003F249E">
          <w:delText>Delete Artifact</w:delText>
        </w:r>
        <w:r w:rsidDel="003F249E">
          <w:tab/>
        </w:r>
        <w:r w:rsidR="00547272" w:rsidDel="003F249E">
          <w:fldChar w:fldCharType="begin"/>
        </w:r>
        <w:r w:rsidDel="003F249E">
          <w:delInstrText xml:space="preserve"> PAGEREF _Toc147227687 \h </w:delInstrText>
        </w:r>
        <w:r w:rsidR="00547272" w:rsidDel="003F249E">
          <w:fldChar w:fldCharType="separate"/>
        </w:r>
        <w:r w:rsidR="00A01793" w:rsidDel="003F249E">
          <w:delText>12</w:delText>
        </w:r>
        <w:r w:rsidR="00547272" w:rsidDel="003F249E">
          <w:fldChar w:fldCharType="end"/>
        </w:r>
      </w:del>
    </w:p>
    <w:p w14:paraId="6F63EFB8" w14:textId="77777777" w:rsidR="00267410" w:rsidDel="003F249E" w:rsidRDefault="00267410">
      <w:pPr>
        <w:pStyle w:val="TOC2"/>
        <w:tabs>
          <w:tab w:val="left" w:pos="862"/>
        </w:tabs>
        <w:ind w:left="0" w:firstLine="0"/>
        <w:rPr>
          <w:del w:id="80" w:author="Sean Hardman" w:date="2013-09-01T13:36:00Z"/>
          <w:rFonts w:asciiTheme="minorHAnsi" w:eastAsiaTheme="minorEastAsia" w:hAnsiTheme="minorHAnsi" w:cstheme="minorBidi"/>
        </w:rPr>
        <w:pPrChange w:id="81" w:author="Sean Hardman" w:date="2013-09-01T13:36:00Z">
          <w:pPr>
            <w:pStyle w:val="TOC2"/>
            <w:tabs>
              <w:tab w:val="left" w:pos="862"/>
            </w:tabs>
          </w:pPr>
        </w:pPrChange>
      </w:pPr>
      <w:del w:id="82" w:author="Sean Hardman" w:date="2013-09-01T13:36:00Z">
        <w:r w:rsidDel="003F249E">
          <w:delText>3.8</w:delText>
        </w:r>
        <w:r w:rsidDel="003F249E">
          <w:rPr>
            <w:rFonts w:asciiTheme="minorHAnsi" w:eastAsiaTheme="minorEastAsia" w:hAnsiTheme="minorHAnsi" w:cstheme="minorBidi"/>
          </w:rPr>
          <w:tab/>
        </w:r>
        <w:r w:rsidDel="003F249E">
          <w:delText>Query Artifact</w:delText>
        </w:r>
        <w:r w:rsidDel="003F249E">
          <w:tab/>
        </w:r>
        <w:r w:rsidR="00547272" w:rsidDel="003F249E">
          <w:fldChar w:fldCharType="begin"/>
        </w:r>
        <w:r w:rsidDel="003F249E">
          <w:delInstrText xml:space="preserve"> PAGEREF _Toc147227688 \h </w:delInstrText>
        </w:r>
        <w:r w:rsidR="00547272" w:rsidDel="003F249E">
          <w:fldChar w:fldCharType="separate"/>
        </w:r>
        <w:r w:rsidR="00A01793" w:rsidDel="003F249E">
          <w:delText>12</w:delText>
        </w:r>
        <w:r w:rsidR="00547272" w:rsidDel="003F249E">
          <w:fldChar w:fldCharType="end"/>
        </w:r>
      </w:del>
    </w:p>
    <w:p w14:paraId="67F04DFE" w14:textId="77777777" w:rsidR="00267410" w:rsidDel="003F249E" w:rsidRDefault="00267410">
      <w:pPr>
        <w:pStyle w:val="TOC1"/>
        <w:tabs>
          <w:tab w:val="left" w:pos="574"/>
        </w:tabs>
        <w:ind w:left="0" w:firstLine="0"/>
        <w:rPr>
          <w:del w:id="83" w:author="Sean Hardman" w:date="2013-09-01T13:36:00Z"/>
          <w:rFonts w:asciiTheme="minorHAnsi" w:eastAsiaTheme="minorEastAsia" w:hAnsiTheme="minorHAnsi" w:cstheme="minorBidi"/>
          <w:b w:val="0"/>
          <w:caps w:val="0"/>
        </w:rPr>
        <w:pPrChange w:id="84" w:author="Sean Hardman" w:date="2013-09-01T13:36:00Z">
          <w:pPr>
            <w:pStyle w:val="TOC1"/>
            <w:tabs>
              <w:tab w:val="left" w:pos="574"/>
            </w:tabs>
          </w:pPr>
        </w:pPrChange>
      </w:pPr>
      <w:del w:id="85" w:author="Sean Hardman" w:date="2013-09-01T13:36:00Z">
        <w:r w:rsidDel="003F249E">
          <w:delText>4.0</w:delText>
        </w:r>
        <w:r w:rsidDel="003F249E">
          <w:rPr>
            <w:rFonts w:asciiTheme="minorHAnsi" w:eastAsiaTheme="minorEastAsia" w:hAnsiTheme="minorHAnsi" w:cstheme="minorBidi"/>
            <w:b w:val="0"/>
            <w:caps w:val="0"/>
          </w:rPr>
          <w:tab/>
        </w:r>
        <w:r w:rsidDel="003F249E">
          <w:delText>Requirements</w:delText>
        </w:r>
        <w:r w:rsidDel="003F249E">
          <w:tab/>
        </w:r>
        <w:r w:rsidR="00547272" w:rsidDel="003F249E">
          <w:fldChar w:fldCharType="begin"/>
        </w:r>
        <w:r w:rsidDel="003F249E">
          <w:delInstrText xml:space="preserve"> PAGEREF _Toc147227689 \h </w:delInstrText>
        </w:r>
        <w:r w:rsidR="00547272" w:rsidDel="003F249E">
          <w:fldChar w:fldCharType="separate"/>
        </w:r>
        <w:r w:rsidR="00A01793" w:rsidDel="003F249E">
          <w:delText>14</w:delText>
        </w:r>
        <w:r w:rsidR="00547272" w:rsidDel="003F249E">
          <w:fldChar w:fldCharType="end"/>
        </w:r>
      </w:del>
    </w:p>
    <w:p w14:paraId="08ECF5B3" w14:textId="77777777" w:rsidR="00267410" w:rsidDel="003F249E" w:rsidRDefault="00267410">
      <w:pPr>
        <w:pStyle w:val="TOC2"/>
        <w:tabs>
          <w:tab w:val="left" w:pos="862"/>
        </w:tabs>
        <w:ind w:left="0" w:firstLine="0"/>
        <w:rPr>
          <w:del w:id="86" w:author="Sean Hardman" w:date="2013-09-01T13:36:00Z"/>
          <w:rFonts w:asciiTheme="minorHAnsi" w:eastAsiaTheme="minorEastAsia" w:hAnsiTheme="minorHAnsi" w:cstheme="minorBidi"/>
        </w:rPr>
        <w:pPrChange w:id="87" w:author="Sean Hardman" w:date="2013-09-01T13:36:00Z">
          <w:pPr>
            <w:pStyle w:val="TOC2"/>
            <w:tabs>
              <w:tab w:val="left" w:pos="862"/>
            </w:tabs>
          </w:pPr>
        </w:pPrChange>
      </w:pPr>
      <w:del w:id="88" w:author="Sean Hardman" w:date="2013-09-01T13:36:00Z">
        <w:r w:rsidDel="003F249E">
          <w:delText>4.1</w:delText>
        </w:r>
        <w:r w:rsidDel="003F249E">
          <w:rPr>
            <w:rFonts w:asciiTheme="minorHAnsi" w:eastAsiaTheme="minorEastAsia" w:hAnsiTheme="minorHAnsi" w:cstheme="minorBidi"/>
          </w:rPr>
          <w:tab/>
        </w:r>
        <w:r w:rsidDel="003F249E">
          <w:delText>Level 4 Requirements</w:delText>
        </w:r>
        <w:r w:rsidDel="003F249E">
          <w:tab/>
        </w:r>
        <w:r w:rsidR="00547272" w:rsidDel="003F249E">
          <w:fldChar w:fldCharType="begin"/>
        </w:r>
        <w:r w:rsidDel="003F249E">
          <w:delInstrText xml:space="preserve"> PAGEREF _Toc147227690 \h </w:delInstrText>
        </w:r>
        <w:r w:rsidR="00547272" w:rsidDel="003F249E">
          <w:fldChar w:fldCharType="separate"/>
        </w:r>
        <w:r w:rsidR="00A01793" w:rsidDel="003F249E">
          <w:delText>14</w:delText>
        </w:r>
        <w:r w:rsidR="00547272" w:rsidDel="003F249E">
          <w:fldChar w:fldCharType="end"/>
        </w:r>
      </w:del>
    </w:p>
    <w:p w14:paraId="059A8123" w14:textId="77777777" w:rsidR="00267410" w:rsidDel="003F249E" w:rsidRDefault="00267410">
      <w:pPr>
        <w:pStyle w:val="TOC2"/>
        <w:tabs>
          <w:tab w:val="left" w:pos="862"/>
        </w:tabs>
        <w:ind w:left="0" w:firstLine="0"/>
        <w:rPr>
          <w:del w:id="89" w:author="Sean Hardman" w:date="2013-09-01T13:36:00Z"/>
          <w:rFonts w:asciiTheme="minorHAnsi" w:eastAsiaTheme="minorEastAsia" w:hAnsiTheme="minorHAnsi" w:cstheme="minorBidi"/>
        </w:rPr>
        <w:pPrChange w:id="90" w:author="Sean Hardman" w:date="2013-09-01T13:36:00Z">
          <w:pPr>
            <w:pStyle w:val="TOC2"/>
            <w:tabs>
              <w:tab w:val="left" w:pos="862"/>
            </w:tabs>
          </w:pPr>
        </w:pPrChange>
      </w:pPr>
      <w:del w:id="91" w:author="Sean Hardman" w:date="2013-09-01T13:36:00Z">
        <w:r w:rsidDel="003F249E">
          <w:delText>4.2</w:delText>
        </w:r>
        <w:r w:rsidDel="003F249E">
          <w:rPr>
            <w:rFonts w:asciiTheme="minorHAnsi" w:eastAsiaTheme="minorEastAsia" w:hAnsiTheme="minorHAnsi" w:cstheme="minorBidi"/>
          </w:rPr>
          <w:tab/>
        </w:r>
        <w:r w:rsidDel="003F249E">
          <w:delText>Level 5 Requirements</w:delText>
        </w:r>
        <w:r w:rsidDel="003F249E">
          <w:tab/>
        </w:r>
        <w:r w:rsidR="00547272" w:rsidDel="003F249E">
          <w:fldChar w:fldCharType="begin"/>
        </w:r>
        <w:r w:rsidDel="003F249E">
          <w:delInstrText xml:space="preserve"> PAGEREF _Toc147227691 \h </w:delInstrText>
        </w:r>
        <w:r w:rsidR="00547272" w:rsidDel="003F249E">
          <w:fldChar w:fldCharType="separate"/>
        </w:r>
        <w:r w:rsidR="00A01793" w:rsidDel="003F249E">
          <w:delText>15</w:delText>
        </w:r>
        <w:r w:rsidR="00547272" w:rsidDel="003F249E">
          <w:fldChar w:fldCharType="end"/>
        </w:r>
      </w:del>
    </w:p>
    <w:p w14:paraId="1358DC88" w14:textId="77777777" w:rsidR="00267410" w:rsidDel="003F249E" w:rsidRDefault="00267410">
      <w:pPr>
        <w:pStyle w:val="TOC1"/>
        <w:tabs>
          <w:tab w:val="left" w:pos="574"/>
        </w:tabs>
        <w:ind w:left="0" w:firstLine="0"/>
        <w:rPr>
          <w:del w:id="92" w:author="Sean Hardman" w:date="2013-09-01T13:36:00Z"/>
          <w:rFonts w:asciiTheme="minorHAnsi" w:eastAsiaTheme="minorEastAsia" w:hAnsiTheme="minorHAnsi" w:cstheme="minorBidi"/>
          <w:b w:val="0"/>
          <w:caps w:val="0"/>
        </w:rPr>
        <w:pPrChange w:id="93" w:author="Sean Hardman" w:date="2013-09-01T13:36:00Z">
          <w:pPr>
            <w:pStyle w:val="TOC1"/>
            <w:tabs>
              <w:tab w:val="left" w:pos="574"/>
            </w:tabs>
          </w:pPr>
        </w:pPrChange>
      </w:pPr>
      <w:del w:id="94" w:author="Sean Hardman" w:date="2013-09-01T13:36:00Z">
        <w:r w:rsidDel="003F249E">
          <w:delText>5.0</w:delText>
        </w:r>
        <w:r w:rsidDel="003F249E">
          <w:rPr>
            <w:rFonts w:asciiTheme="minorHAnsi" w:eastAsiaTheme="minorEastAsia" w:hAnsiTheme="minorHAnsi" w:cstheme="minorBidi"/>
            <w:b w:val="0"/>
            <w:caps w:val="0"/>
          </w:rPr>
          <w:tab/>
        </w:r>
        <w:r w:rsidDel="003F249E">
          <w:delText>DESIGN PHILOSOPHY, ASSUMPTIONS, AND CONSTRAINTS</w:delText>
        </w:r>
        <w:r w:rsidDel="003F249E">
          <w:tab/>
        </w:r>
        <w:r w:rsidR="00547272" w:rsidDel="003F249E">
          <w:fldChar w:fldCharType="begin"/>
        </w:r>
        <w:r w:rsidDel="003F249E">
          <w:delInstrText xml:space="preserve"> PAGEREF _Toc147227692 \h </w:delInstrText>
        </w:r>
        <w:r w:rsidR="00547272" w:rsidDel="003F249E">
          <w:fldChar w:fldCharType="separate"/>
        </w:r>
        <w:r w:rsidR="00A01793" w:rsidDel="003F249E">
          <w:delText>17</w:delText>
        </w:r>
        <w:r w:rsidR="00547272" w:rsidDel="003F249E">
          <w:fldChar w:fldCharType="end"/>
        </w:r>
      </w:del>
    </w:p>
    <w:p w14:paraId="53110574" w14:textId="77777777" w:rsidR="00267410" w:rsidDel="003F249E" w:rsidRDefault="00267410">
      <w:pPr>
        <w:pStyle w:val="TOC1"/>
        <w:tabs>
          <w:tab w:val="left" w:pos="574"/>
        </w:tabs>
        <w:ind w:left="0" w:firstLine="0"/>
        <w:rPr>
          <w:del w:id="95" w:author="Sean Hardman" w:date="2013-09-01T13:36:00Z"/>
          <w:rFonts w:asciiTheme="minorHAnsi" w:eastAsiaTheme="minorEastAsia" w:hAnsiTheme="minorHAnsi" w:cstheme="minorBidi"/>
          <w:b w:val="0"/>
          <w:caps w:val="0"/>
        </w:rPr>
        <w:pPrChange w:id="96" w:author="Sean Hardman" w:date="2013-09-01T13:36:00Z">
          <w:pPr>
            <w:pStyle w:val="TOC1"/>
            <w:tabs>
              <w:tab w:val="left" w:pos="574"/>
            </w:tabs>
          </w:pPr>
        </w:pPrChange>
      </w:pPr>
      <w:del w:id="97" w:author="Sean Hardman" w:date="2013-09-01T13:36:00Z">
        <w:r w:rsidDel="003F249E">
          <w:delText>6.0</w:delText>
        </w:r>
        <w:r w:rsidDel="003F249E">
          <w:rPr>
            <w:rFonts w:asciiTheme="minorHAnsi" w:eastAsiaTheme="minorEastAsia" w:hAnsiTheme="minorHAnsi" w:cstheme="minorBidi"/>
            <w:b w:val="0"/>
            <w:caps w:val="0"/>
          </w:rPr>
          <w:tab/>
        </w:r>
        <w:r w:rsidDel="003F249E">
          <w:delText>ARCHITECTURAL DESIGN</w:delText>
        </w:r>
        <w:r w:rsidDel="003F249E">
          <w:tab/>
        </w:r>
        <w:r w:rsidR="00547272" w:rsidDel="003F249E">
          <w:fldChar w:fldCharType="begin"/>
        </w:r>
        <w:r w:rsidDel="003F249E">
          <w:delInstrText xml:space="preserve"> PAGEREF _Toc147227693 \h </w:delInstrText>
        </w:r>
        <w:r w:rsidR="00547272" w:rsidDel="003F249E">
          <w:fldChar w:fldCharType="separate"/>
        </w:r>
        <w:r w:rsidR="00A01793" w:rsidDel="003F249E">
          <w:delText>18</w:delText>
        </w:r>
        <w:r w:rsidR="00547272" w:rsidDel="003F249E">
          <w:fldChar w:fldCharType="end"/>
        </w:r>
      </w:del>
    </w:p>
    <w:p w14:paraId="4F0B07E2" w14:textId="77777777" w:rsidR="00267410" w:rsidDel="003F249E" w:rsidRDefault="00267410">
      <w:pPr>
        <w:pStyle w:val="TOC2"/>
        <w:tabs>
          <w:tab w:val="left" w:pos="862"/>
        </w:tabs>
        <w:ind w:left="0" w:firstLine="0"/>
        <w:rPr>
          <w:del w:id="98" w:author="Sean Hardman" w:date="2013-09-01T13:36:00Z"/>
          <w:rFonts w:asciiTheme="minorHAnsi" w:eastAsiaTheme="minorEastAsia" w:hAnsiTheme="minorHAnsi" w:cstheme="minorBidi"/>
        </w:rPr>
        <w:pPrChange w:id="99" w:author="Sean Hardman" w:date="2013-09-01T13:36:00Z">
          <w:pPr>
            <w:pStyle w:val="TOC2"/>
            <w:tabs>
              <w:tab w:val="left" w:pos="862"/>
            </w:tabs>
          </w:pPr>
        </w:pPrChange>
      </w:pPr>
      <w:del w:id="100" w:author="Sean Hardman" w:date="2013-09-01T13:36:00Z">
        <w:r w:rsidDel="003F249E">
          <w:delText>6.1</w:delText>
        </w:r>
        <w:r w:rsidDel="003F249E">
          <w:rPr>
            <w:rFonts w:asciiTheme="minorHAnsi" w:eastAsiaTheme="minorEastAsia" w:hAnsiTheme="minorHAnsi" w:cstheme="minorBidi"/>
          </w:rPr>
          <w:tab/>
        </w:r>
        <w:r w:rsidDel="003F249E">
          <w:delText>Component Architecture</w:delText>
        </w:r>
        <w:r w:rsidDel="003F249E">
          <w:tab/>
        </w:r>
        <w:r w:rsidR="00547272" w:rsidDel="003F249E">
          <w:fldChar w:fldCharType="begin"/>
        </w:r>
        <w:r w:rsidDel="003F249E">
          <w:delInstrText xml:space="preserve"> PAGEREF _Toc147227694 \h </w:delInstrText>
        </w:r>
        <w:r w:rsidR="00547272" w:rsidDel="003F249E">
          <w:fldChar w:fldCharType="separate"/>
        </w:r>
        <w:r w:rsidR="00A01793" w:rsidDel="003F249E">
          <w:delText>18</w:delText>
        </w:r>
        <w:r w:rsidR="00547272" w:rsidDel="003F249E">
          <w:fldChar w:fldCharType="end"/>
        </w:r>
      </w:del>
    </w:p>
    <w:p w14:paraId="753A53A6" w14:textId="77777777" w:rsidR="00267410" w:rsidDel="003F249E" w:rsidRDefault="00267410">
      <w:pPr>
        <w:pStyle w:val="TOC2"/>
        <w:tabs>
          <w:tab w:val="left" w:pos="862"/>
        </w:tabs>
        <w:ind w:left="0" w:firstLine="0"/>
        <w:rPr>
          <w:del w:id="101" w:author="Sean Hardman" w:date="2013-09-01T13:36:00Z"/>
          <w:rFonts w:asciiTheme="minorHAnsi" w:eastAsiaTheme="minorEastAsia" w:hAnsiTheme="minorHAnsi" w:cstheme="minorBidi"/>
        </w:rPr>
        <w:pPrChange w:id="102" w:author="Sean Hardman" w:date="2013-09-01T13:36:00Z">
          <w:pPr>
            <w:pStyle w:val="TOC2"/>
            <w:tabs>
              <w:tab w:val="left" w:pos="862"/>
            </w:tabs>
          </w:pPr>
        </w:pPrChange>
      </w:pPr>
      <w:del w:id="103" w:author="Sean Hardman" w:date="2013-09-01T13:36:00Z">
        <w:r w:rsidDel="003F249E">
          <w:delText>6.2</w:delText>
        </w:r>
        <w:r w:rsidDel="003F249E">
          <w:rPr>
            <w:rFonts w:asciiTheme="minorHAnsi" w:eastAsiaTheme="minorEastAsia" w:hAnsiTheme="minorHAnsi" w:cstheme="minorBidi"/>
          </w:rPr>
          <w:tab/>
        </w:r>
        <w:r w:rsidDel="003F249E">
          <w:delText>Interface Design</w:delText>
        </w:r>
        <w:r w:rsidDel="003F249E">
          <w:tab/>
        </w:r>
        <w:r w:rsidR="00547272" w:rsidDel="003F249E">
          <w:fldChar w:fldCharType="begin"/>
        </w:r>
        <w:r w:rsidDel="003F249E">
          <w:delInstrText xml:space="preserve"> PAGEREF _Toc147227695 \h </w:delInstrText>
        </w:r>
        <w:r w:rsidR="00547272" w:rsidDel="003F249E">
          <w:fldChar w:fldCharType="separate"/>
        </w:r>
        <w:r w:rsidR="00A01793" w:rsidDel="003F249E">
          <w:delText>21</w:delText>
        </w:r>
        <w:r w:rsidR="00547272" w:rsidDel="003F249E">
          <w:fldChar w:fldCharType="end"/>
        </w:r>
      </w:del>
    </w:p>
    <w:p w14:paraId="59A7EC62" w14:textId="77777777" w:rsidR="00267410" w:rsidDel="003F249E" w:rsidRDefault="00267410">
      <w:pPr>
        <w:pStyle w:val="TOC3"/>
        <w:tabs>
          <w:tab w:val="left" w:pos="1206"/>
        </w:tabs>
        <w:ind w:left="0" w:firstLine="0"/>
        <w:rPr>
          <w:del w:id="104" w:author="Sean Hardman" w:date="2013-09-01T13:36:00Z"/>
          <w:rFonts w:asciiTheme="minorHAnsi" w:eastAsiaTheme="minorEastAsia" w:hAnsiTheme="minorHAnsi" w:cstheme="minorBidi"/>
          <w:noProof/>
        </w:rPr>
        <w:pPrChange w:id="105" w:author="Sean Hardman" w:date="2013-09-01T13:36:00Z">
          <w:pPr>
            <w:pStyle w:val="TOC3"/>
            <w:tabs>
              <w:tab w:val="left" w:pos="1206"/>
            </w:tabs>
          </w:pPr>
        </w:pPrChange>
      </w:pPr>
      <w:del w:id="106" w:author="Sean Hardman" w:date="2013-09-01T13:36:00Z">
        <w:r w:rsidDel="003F249E">
          <w:rPr>
            <w:noProof/>
          </w:rPr>
          <w:delText>6.2.1</w:delText>
        </w:r>
        <w:r w:rsidDel="003F249E">
          <w:rPr>
            <w:rFonts w:asciiTheme="minorHAnsi" w:eastAsiaTheme="minorEastAsia" w:hAnsiTheme="minorHAnsi" w:cstheme="minorBidi"/>
            <w:noProof/>
          </w:rPr>
          <w:tab/>
        </w:r>
        <w:r w:rsidDel="003F249E">
          <w:rPr>
            <w:noProof/>
          </w:rPr>
          <w:delText>External Interface Design</w:delText>
        </w:r>
        <w:r w:rsidDel="003F249E">
          <w:rPr>
            <w:noProof/>
          </w:rPr>
          <w:tab/>
        </w:r>
        <w:r w:rsidR="00547272" w:rsidDel="003F249E">
          <w:rPr>
            <w:noProof/>
          </w:rPr>
          <w:fldChar w:fldCharType="begin"/>
        </w:r>
        <w:r w:rsidDel="003F249E">
          <w:rPr>
            <w:noProof/>
          </w:rPr>
          <w:delInstrText xml:space="preserve"> PAGEREF _Toc147227696 \h </w:delInstrText>
        </w:r>
        <w:r w:rsidR="00547272" w:rsidDel="003F249E">
          <w:rPr>
            <w:noProof/>
          </w:rPr>
        </w:r>
        <w:r w:rsidR="00547272" w:rsidDel="003F249E">
          <w:rPr>
            <w:noProof/>
          </w:rPr>
          <w:fldChar w:fldCharType="separate"/>
        </w:r>
        <w:r w:rsidR="00A01793" w:rsidDel="003F249E">
          <w:rPr>
            <w:noProof/>
          </w:rPr>
          <w:delText>22</w:delText>
        </w:r>
        <w:r w:rsidR="00547272" w:rsidDel="003F249E">
          <w:rPr>
            <w:noProof/>
          </w:rPr>
          <w:fldChar w:fldCharType="end"/>
        </w:r>
      </w:del>
    </w:p>
    <w:p w14:paraId="1A2446CB" w14:textId="77777777" w:rsidR="00267410" w:rsidDel="003F249E" w:rsidRDefault="00267410">
      <w:pPr>
        <w:pStyle w:val="TOC3"/>
        <w:tabs>
          <w:tab w:val="left" w:pos="1206"/>
        </w:tabs>
        <w:ind w:left="0" w:firstLine="0"/>
        <w:rPr>
          <w:del w:id="107" w:author="Sean Hardman" w:date="2013-09-01T13:36:00Z"/>
          <w:rFonts w:asciiTheme="minorHAnsi" w:eastAsiaTheme="minorEastAsia" w:hAnsiTheme="minorHAnsi" w:cstheme="minorBidi"/>
          <w:noProof/>
        </w:rPr>
        <w:pPrChange w:id="108" w:author="Sean Hardman" w:date="2013-09-01T13:36:00Z">
          <w:pPr>
            <w:pStyle w:val="TOC3"/>
            <w:tabs>
              <w:tab w:val="left" w:pos="1206"/>
            </w:tabs>
          </w:pPr>
        </w:pPrChange>
      </w:pPr>
      <w:del w:id="109" w:author="Sean Hardman" w:date="2013-09-01T13:36:00Z">
        <w:r w:rsidDel="003F249E">
          <w:rPr>
            <w:noProof/>
          </w:rPr>
          <w:delText>6.2.2</w:delText>
        </w:r>
        <w:r w:rsidDel="003F249E">
          <w:rPr>
            <w:rFonts w:asciiTheme="minorHAnsi" w:eastAsiaTheme="minorEastAsia" w:hAnsiTheme="minorHAnsi" w:cstheme="minorBidi"/>
            <w:noProof/>
          </w:rPr>
          <w:tab/>
        </w:r>
        <w:r w:rsidDel="003F249E">
          <w:rPr>
            <w:noProof/>
          </w:rPr>
          <w:delText>Internal Interface Design</w:delText>
        </w:r>
        <w:r w:rsidDel="003F249E">
          <w:rPr>
            <w:noProof/>
          </w:rPr>
          <w:tab/>
        </w:r>
        <w:r w:rsidR="00547272" w:rsidDel="003F249E">
          <w:rPr>
            <w:noProof/>
          </w:rPr>
          <w:fldChar w:fldCharType="begin"/>
        </w:r>
        <w:r w:rsidDel="003F249E">
          <w:rPr>
            <w:noProof/>
          </w:rPr>
          <w:delInstrText xml:space="preserve"> PAGEREF _Toc147227697 \h </w:delInstrText>
        </w:r>
        <w:r w:rsidR="00547272" w:rsidDel="003F249E">
          <w:rPr>
            <w:noProof/>
          </w:rPr>
        </w:r>
        <w:r w:rsidR="00547272" w:rsidDel="003F249E">
          <w:rPr>
            <w:noProof/>
          </w:rPr>
          <w:fldChar w:fldCharType="separate"/>
        </w:r>
        <w:r w:rsidR="00A01793" w:rsidDel="003F249E">
          <w:rPr>
            <w:noProof/>
          </w:rPr>
          <w:delText>23</w:delText>
        </w:r>
        <w:r w:rsidR="00547272" w:rsidDel="003F249E">
          <w:rPr>
            <w:noProof/>
          </w:rPr>
          <w:fldChar w:fldCharType="end"/>
        </w:r>
      </w:del>
    </w:p>
    <w:p w14:paraId="7CBC8F64" w14:textId="77777777" w:rsidR="00267410" w:rsidDel="003F249E" w:rsidRDefault="00267410">
      <w:pPr>
        <w:pStyle w:val="TOC2"/>
        <w:tabs>
          <w:tab w:val="left" w:pos="862"/>
        </w:tabs>
        <w:ind w:left="0" w:firstLine="0"/>
        <w:rPr>
          <w:del w:id="110" w:author="Sean Hardman" w:date="2013-09-01T13:36:00Z"/>
          <w:rFonts w:asciiTheme="minorHAnsi" w:eastAsiaTheme="minorEastAsia" w:hAnsiTheme="minorHAnsi" w:cstheme="minorBidi"/>
        </w:rPr>
        <w:pPrChange w:id="111" w:author="Sean Hardman" w:date="2013-09-01T13:36:00Z">
          <w:pPr>
            <w:pStyle w:val="TOC2"/>
            <w:tabs>
              <w:tab w:val="left" w:pos="862"/>
            </w:tabs>
          </w:pPr>
        </w:pPrChange>
      </w:pPr>
      <w:del w:id="112" w:author="Sean Hardman" w:date="2013-09-01T13:36:00Z">
        <w:r w:rsidDel="003F249E">
          <w:delText>6.3</w:delText>
        </w:r>
        <w:r w:rsidDel="003F249E">
          <w:rPr>
            <w:rFonts w:asciiTheme="minorHAnsi" w:eastAsiaTheme="minorEastAsia" w:hAnsiTheme="minorHAnsi" w:cstheme="minorBidi"/>
          </w:rPr>
          <w:tab/>
        </w:r>
        <w:r w:rsidDel="003F249E">
          <w:delText>Data Model</w:delText>
        </w:r>
        <w:r w:rsidDel="003F249E">
          <w:tab/>
        </w:r>
        <w:r w:rsidR="00547272" w:rsidDel="003F249E">
          <w:fldChar w:fldCharType="begin"/>
        </w:r>
        <w:r w:rsidDel="003F249E">
          <w:delInstrText xml:space="preserve"> PAGEREF _Toc147227698 \h </w:delInstrText>
        </w:r>
        <w:r w:rsidR="00547272" w:rsidDel="003F249E">
          <w:fldChar w:fldCharType="separate"/>
        </w:r>
        <w:r w:rsidR="00A01793" w:rsidDel="003F249E">
          <w:delText>23</w:delText>
        </w:r>
        <w:r w:rsidR="00547272" w:rsidDel="003F249E">
          <w:fldChar w:fldCharType="end"/>
        </w:r>
      </w:del>
    </w:p>
    <w:p w14:paraId="68D5F1A0" w14:textId="77777777" w:rsidR="00267410" w:rsidDel="003F249E" w:rsidRDefault="00267410">
      <w:pPr>
        <w:pStyle w:val="TOC1"/>
        <w:tabs>
          <w:tab w:val="left" w:pos="574"/>
        </w:tabs>
        <w:ind w:left="0" w:firstLine="0"/>
        <w:rPr>
          <w:del w:id="113" w:author="Sean Hardman" w:date="2013-09-01T13:36:00Z"/>
          <w:rFonts w:asciiTheme="minorHAnsi" w:eastAsiaTheme="minorEastAsia" w:hAnsiTheme="minorHAnsi" w:cstheme="minorBidi"/>
          <w:b w:val="0"/>
          <w:caps w:val="0"/>
        </w:rPr>
        <w:pPrChange w:id="114" w:author="Sean Hardman" w:date="2013-09-01T13:36:00Z">
          <w:pPr>
            <w:pStyle w:val="TOC1"/>
            <w:tabs>
              <w:tab w:val="left" w:pos="574"/>
            </w:tabs>
          </w:pPr>
        </w:pPrChange>
      </w:pPr>
      <w:del w:id="115" w:author="Sean Hardman" w:date="2013-09-01T13:36:00Z">
        <w:r w:rsidDel="003F249E">
          <w:delText>7.0</w:delText>
        </w:r>
        <w:r w:rsidDel="003F249E">
          <w:rPr>
            <w:rFonts w:asciiTheme="minorHAnsi" w:eastAsiaTheme="minorEastAsia" w:hAnsiTheme="minorHAnsi" w:cstheme="minorBidi"/>
            <w:b w:val="0"/>
            <w:caps w:val="0"/>
          </w:rPr>
          <w:tab/>
        </w:r>
        <w:r w:rsidDel="003F249E">
          <w:delText>ANALYSIS</w:delText>
        </w:r>
        <w:r w:rsidDel="003F249E">
          <w:tab/>
        </w:r>
        <w:r w:rsidR="00547272" w:rsidDel="003F249E">
          <w:fldChar w:fldCharType="begin"/>
        </w:r>
        <w:r w:rsidDel="003F249E">
          <w:delInstrText xml:space="preserve"> PAGEREF _Toc147227699 \h </w:delInstrText>
        </w:r>
        <w:r w:rsidR="00547272" w:rsidDel="003F249E">
          <w:fldChar w:fldCharType="separate"/>
        </w:r>
        <w:r w:rsidR="00A01793" w:rsidDel="003F249E">
          <w:delText>26</w:delText>
        </w:r>
        <w:r w:rsidR="00547272" w:rsidDel="003F249E">
          <w:fldChar w:fldCharType="end"/>
        </w:r>
      </w:del>
    </w:p>
    <w:p w14:paraId="72A38287" w14:textId="77777777" w:rsidR="00267410" w:rsidDel="003F249E" w:rsidRDefault="00267410">
      <w:pPr>
        <w:pStyle w:val="TOC1"/>
        <w:tabs>
          <w:tab w:val="left" w:pos="574"/>
        </w:tabs>
        <w:ind w:left="0" w:firstLine="0"/>
        <w:rPr>
          <w:del w:id="116" w:author="Sean Hardman" w:date="2013-09-01T13:36:00Z"/>
          <w:rFonts w:asciiTheme="minorHAnsi" w:eastAsiaTheme="minorEastAsia" w:hAnsiTheme="minorHAnsi" w:cstheme="minorBidi"/>
          <w:b w:val="0"/>
          <w:caps w:val="0"/>
        </w:rPr>
        <w:pPrChange w:id="117" w:author="Sean Hardman" w:date="2013-09-01T13:36:00Z">
          <w:pPr>
            <w:pStyle w:val="TOC1"/>
            <w:tabs>
              <w:tab w:val="left" w:pos="574"/>
            </w:tabs>
          </w:pPr>
        </w:pPrChange>
      </w:pPr>
      <w:del w:id="118" w:author="Sean Hardman" w:date="2013-09-01T13:36:00Z">
        <w:r w:rsidDel="003F249E">
          <w:delText>8.0</w:delText>
        </w:r>
        <w:r w:rsidDel="003F249E">
          <w:rPr>
            <w:rFonts w:asciiTheme="minorHAnsi" w:eastAsiaTheme="minorEastAsia" w:hAnsiTheme="minorHAnsi" w:cstheme="minorBidi"/>
            <w:b w:val="0"/>
            <w:caps w:val="0"/>
          </w:rPr>
          <w:tab/>
        </w:r>
        <w:r w:rsidDel="003F249E">
          <w:delText>IMPLEMENTATION</w:delText>
        </w:r>
        <w:r w:rsidDel="003F249E">
          <w:tab/>
        </w:r>
        <w:r w:rsidR="00547272" w:rsidDel="003F249E">
          <w:fldChar w:fldCharType="begin"/>
        </w:r>
        <w:r w:rsidDel="003F249E">
          <w:delInstrText xml:space="preserve"> PAGEREF _Toc147227700 \h </w:delInstrText>
        </w:r>
        <w:r w:rsidR="00547272" w:rsidDel="003F249E">
          <w:fldChar w:fldCharType="separate"/>
        </w:r>
        <w:r w:rsidR="00A01793" w:rsidDel="003F249E">
          <w:delText>28</w:delText>
        </w:r>
        <w:r w:rsidR="00547272" w:rsidDel="003F249E">
          <w:fldChar w:fldCharType="end"/>
        </w:r>
      </w:del>
    </w:p>
    <w:p w14:paraId="05D37B78" w14:textId="77777777" w:rsidR="00267410" w:rsidDel="003F249E" w:rsidRDefault="00267410">
      <w:pPr>
        <w:pStyle w:val="TOC1"/>
        <w:tabs>
          <w:tab w:val="left" w:pos="574"/>
        </w:tabs>
        <w:ind w:left="0" w:firstLine="0"/>
        <w:rPr>
          <w:del w:id="119" w:author="Sean Hardman" w:date="2013-09-01T13:36:00Z"/>
          <w:rFonts w:asciiTheme="minorHAnsi" w:eastAsiaTheme="minorEastAsia" w:hAnsiTheme="minorHAnsi" w:cstheme="minorBidi"/>
          <w:b w:val="0"/>
          <w:caps w:val="0"/>
        </w:rPr>
        <w:pPrChange w:id="120" w:author="Sean Hardman" w:date="2013-09-01T13:36:00Z">
          <w:pPr>
            <w:pStyle w:val="TOC1"/>
            <w:tabs>
              <w:tab w:val="left" w:pos="574"/>
            </w:tabs>
          </w:pPr>
        </w:pPrChange>
      </w:pPr>
      <w:del w:id="121" w:author="Sean Hardman" w:date="2013-09-01T13:36:00Z">
        <w:r w:rsidDel="003F249E">
          <w:delText>9.0</w:delText>
        </w:r>
        <w:r w:rsidDel="003F249E">
          <w:rPr>
            <w:rFonts w:asciiTheme="minorHAnsi" w:eastAsiaTheme="minorEastAsia" w:hAnsiTheme="minorHAnsi" w:cstheme="minorBidi"/>
            <w:b w:val="0"/>
            <w:caps w:val="0"/>
          </w:rPr>
          <w:tab/>
        </w:r>
        <w:r w:rsidDel="003F249E">
          <w:delText>DETAILED DESIGN</w:delText>
        </w:r>
        <w:r w:rsidDel="003F249E">
          <w:tab/>
        </w:r>
        <w:r w:rsidR="00547272" w:rsidDel="003F249E">
          <w:fldChar w:fldCharType="begin"/>
        </w:r>
        <w:r w:rsidDel="003F249E">
          <w:delInstrText xml:space="preserve"> PAGEREF _Toc147227701 \h </w:delInstrText>
        </w:r>
        <w:r w:rsidR="00547272" w:rsidDel="003F249E">
          <w:fldChar w:fldCharType="separate"/>
        </w:r>
        <w:r w:rsidR="00A01793" w:rsidDel="003F249E">
          <w:delText>31</w:delText>
        </w:r>
        <w:r w:rsidR="00547272" w:rsidDel="003F249E">
          <w:fldChar w:fldCharType="end"/>
        </w:r>
      </w:del>
    </w:p>
    <w:p w14:paraId="1D3458FA" w14:textId="77777777" w:rsidR="00267410" w:rsidDel="003F249E" w:rsidRDefault="00267410">
      <w:pPr>
        <w:pStyle w:val="TOC1"/>
        <w:tabs>
          <w:tab w:val="left" w:pos="1872"/>
        </w:tabs>
        <w:ind w:left="0" w:firstLine="0"/>
        <w:rPr>
          <w:del w:id="122" w:author="Sean Hardman" w:date="2013-09-01T13:36:00Z"/>
          <w:rFonts w:asciiTheme="minorHAnsi" w:eastAsiaTheme="minorEastAsia" w:hAnsiTheme="minorHAnsi" w:cstheme="minorBidi"/>
          <w:b w:val="0"/>
          <w:caps w:val="0"/>
        </w:rPr>
        <w:pPrChange w:id="123" w:author="Sean Hardman" w:date="2013-09-01T13:36:00Z">
          <w:pPr>
            <w:pStyle w:val="TOC1"/>
            <w:tabs>
              <w:tab w:val="left" w:pos="1872"/>
            </w:tabs>
          </w:pPr>
        </w:pPrChange>
      </w:pPr>
      <w:del w:id="124" w:author="Sean Hardman" w:date="2013-09-01T13:36:00Z">
        <w:r w:rsidDel="003F249E">
          <w:delText>APPENDIX A</w:delText>
        </w:r>
        <w:r w:rsidDel="003F249E">
          <w:rPr>
            <w:rFonts w:asciiTheme="minorHAnsi" w:eastAsiaTheme="minorEastAsia" w:hAnsiTheme="minorHAnsi" w:cstheme="minorBidi"/>
            <w:b w:val="0"/>
            <w:caps w:val="0"/>
          </w:rPr>
          <w:tab/>
        </w:r>
        <w:r w:rsidDel="003F249E">
          <w:delText>Acronyms</w:delText>
        </w:r>
        <w:r w:rsidDel="003F249E">
          <w:tab/>
        </w:r>
        <w:r w:rsidR="00547272" w:rsidDel="003F249E">
          <w:fldChar w:fldCharType="begin"/>
        </w:r>
        <w:r w:rsidDel="003F249E">
          <w:delInstrText xml:space="preserve"> PAGEREF _Toc147227702 \h </w:delInstrText>
        </w:r>
        <w:r w:rsidR="00547272" w:rsidDel="003F249E">
          <w:fldChar w:fldCharType="separate"/>
        </w:r>
        <w:r w:rsidR="00A01793" w:rsidDel="003F249E">
          <w:delText>32</w:delText>
        </w:r>
        <w:r w:rsidR="00547272" w:rsidDel="003F249E">
          <w:fldChar w:fldCharType="end"/>
        </w:r>
      </w:del>
    </w:p>
    <w:p w14:paraId="7C463300" w14:textId="77777777" w:rsidR="003F249E" w:rsidRDefault="00547272">
      <w:pPr>
        <w:pStyle w:val="TOC1"/>
        <w:tabs>
          <w:tab w:val="left" w:pos="574"/>
        </w:tabs>
        <w:ind w:left="0" w:firstLine="0"/>
        <w:rPr>
          <w:ins w:id="125" w:author="Sean Hardman" w:date="2013-09-01T13:36:00Z"/>
          <w:rFonts w:asciiTheme="minorHAnsi" w:eastAsiaTheme="minorEastAsia" w:hAnsiTheme="minorHAnsi" w:cstheme="minorBidi"/>
          <w:b w:val="0"/>
          <w:caps w:val="0"/>
          <w:lang w:eastAsia="ja-JP"/>
        </w:rPr>
        <w:pPrChange w:id="126" w:author="Sean Hardman" w:date="2013-09-01T13:36:00Z">
          <w:pPr>
            <w:pStyle w:val="TOC1"/>
            <w:tabs>
              <w:tab w:val="left" w:pos="574"/>
            </w:tabs>
          </w:pPr>
        </w:pPrChange>
      </w:pPr>
      <w:del w:id="127" w:author="Sean Hardman" w:date="2013-09-01T13:36:00Z">
        <w:r w:rsidDel="003F249E">
          <w:fldChar w:fldCharType="end"/>
        </w:r>
      </w:del>
      <w:ins w:id="128" w:author="Sean Hardman" w:date="2013-09-01T13:36:00Z">
        <w:r w:rsidR="003F249E">
          <w:fldChar w:fldCharType="begin"/>
        </w:r>
        <w:r w:rsidR="003F249E">
          <w:instrText xml:space="preserve"> TOC \o "2-3" \t "Heading 1,1,Heading 6,1" </w:instrText>
        </w:r>
      </w:ins>
      <w:r w:rsidR="003F249E">
        <w:fldChar w:fldCharType="separate"/>
      </w:r>
      <w:ins w:id="129" w:author="Sean Hardman" w:date="2013-09-01T13:36:00Z">
        <w:r w:rsidR="003F249E">
          <w:t>1.0</w:t>
        </w:r>
        <w:r w:rsidR="003F249E">
          <w:rPr>
            <w:rFonts w:asciiTheme="minorHAnsi" w:eastAsiaTheme="minorEastAsia" w:hAnsiTheme="minorHAnsi" w:cstheme="minorBidi"/>
            <w:b w:val="0"/>
            <w:caps w:val="0"/>
            <w:lang w:eastAsia="ja-JP"/>
          </w:rPr>
          <w:tab/>
        </w:r>
        <w:r w:rsidR="003F249E">
          <w:t>INTRODUCTION</w:t>
        </w:r>
        <w:r w:rsidR="003F249E">
          <w:tab/>
        </w:r>
        <w:r w:rsidR="003F249E">
          <w:fldChar w:fldCharType="begin"/>
        </w:r>
        <w:r w:rsidR="003F249E">
          <w:instrText xml:space="preserve"> PAGEREF _Toc239661928 \h </w:instrText>
        </w:r>
      </w:ins>
      <w:r w:rsidR="003F249E">
        <w:fldChar w:fldCharType="separate"/>
      </w:r>
      <w:ins w:id="130" w:author="Sean Hardman" w:date="2013-09-01T16:06:00Z">
        <w:r w:rsidR="00786F19">
          <w:t>4</w:t>
        </w:r>
      </w:ins>
      <w:ins w:id="131" w:author="Sean Hardman" w:date="2013-09-01T13:36:00Z">
        <w:r w:rsidR="003F249E">
          <w:fldChar w:fldCharType="end"/>
        </w:r>
      </w:ins>
    </w:p>
    <w:p w14:paraId="2C1F9271" w14:textId="77777777" w:rsidR="003F249E" w:rsidRDefault="003F249E">
      <w:pPr>
        <w:pStyle w:val="TOC2"/>
        <w:tabs>
          <w:tab w:val="left" w:pos="862"/>
        </w:tabs>
        <w:ind w:left="0" w:firstLine="0"/>
        <w:rPr>
          <w:ins w:id="132" w:author="Sean Hardman" w:date="2013-09-01T13:36:00Z"/>
          <w:rFonts w:asciiTheme="minorHAnsi" w:eastAsiaTheme="minorEastAsia" w:hAnsiTheme="minorHAnsi" w:cstheme="minorBidi"/>
          <w:lang w:eastAsia="ja-JP"/>
        </w:rPr>
        <w:pPrChange w:id="133" w:author="Sean Hardman" w:date="2013-09-01T13:36:00Z">
          <w:pPr>
            <w:pStyle w:val="TOC2"/>
            <w:tabs>
              <w:tab w:val="left" w:pos="862"/>
            </w:tabs>
          </w:pPr>
        </w:pPrChange>
      </w:pPr>
      <w:ins w:id="134" w:author="Sean Hardman" w:date="2013-09-01T13:36:00Z">
        <w:r>
          <w:t>1.1</w:t>
        </w:r>
        <w:r>
          <w:rPr>
            <w:rFonts w:asciiTheme="minorHAnsi" w:eastAsiaTheme="minorEastAsia" w:hAnsiTheme="minorHAnsi" w:cstheme="minorBidi"/>
            <w:lang w:eastAsia="ja-JP"/>
          </w:rPr>
          <w:tab/>
        </w:r>
        <w:r>
          <w:t>Document Scope and Purpose</w:t>
        </w:r>
        <w:r>
          <w:tab/>
        </w:r>
        <w:r>
          <w:fldChar w:fldCharType="begin"/>
        </w:r>
        <w:r>
          <w:instrText xml:space="preserve"> PAGEREF _Toc239661929 \h </w:instrText>
        </w:r>
      </w:ins>
      <w:r>
        <w:fldChar w:fldCharType="separate"/>
      </w:r>
      <w:ins w:id="135" w:author="Sean Hardman" w:date="2013-09-01T16:06:00Z">
        <w:r w:rsidR="00786F19">
          <w:t>4</w:t>
        </w:r>
      </w:ins>
      <w:ins w:id="136" w:author="Sean Hardman" w:date="2013-09-01T13:36:00Z">
        <w:r>
          <w:fldChar w:fldCharType="end"/>
        </w:r>
      </w:ins>
    </w:p>
    <w:p w14:paraId="5241D43D" w14:textId="77777777" w:rsidR="003F249E" w:rsidRDefault="003F249E">
      <w:pPr>
        <w:pStyle w:val="TOC2"/>
        <w:tabs>
          <w:tab w:val="left" w:pos="862"/>
        </w:tabs>
        <w:ind w:left="0" w:firstLine="0"/>
        <w:rPr>
          <w:ins w:id="137" w:author="Sean Hardman" w:date="2013-09-01T13:36:00Z"/>
          <w:rFonts w:asciiTheme="minorHAnsi" w:eastAsiaTheme="minorEastAsia" w:hAnsiTheme="minorHAnsi" w:cstheme="minorBidi"/>
          <w:lang w:eastAsia="ja-JP"/>
        </w:rPr>
        <w:pPrChange w:id="138" w:author="Sean Hardman" w:date="2013-09-01T13:36:00Z">
          <w:pPr>
            <w:pStyle w:val="TOC2"/>
            <w:tabs>
              <w:tab w:val="left" w:pos="862"/>
            </w:tabs>
          </w:pPr>
        </w:pPrChange>
      </w:pPr>
      <w:ins w:id="139" w:author="Sean Hardman" w:date="2013-09-01T13:36:00Z">
        <w:r>
          <w:t>1.2</w:t>
        </w:r>
        <w:r>
          <w:rPr>
            <w:rFonts w:asciiTheme="minorHAnsi" w:eastAsiaTheme="minorEastAsia" w:hAnsiTheme="minorHAnsi" w:cstheme="minorBidi"/>
            <w:lang w:eastAsia="ja-JP"/>
          </w:rPr>
          <w:tab/>
        </w:r>
        <w:r>
          <w:t>Method</w:t>
        </w:r>
        <w:r>
          <w:tab/>
        </w:r>
        <w:r>
          <w:tab/>
        </w:r>
        <w:r>
          <w:fldChar w:fldCharType="begin"/>
        </w:r>
        <w:r>
          <w:instrText xml:space="preserve"> PAGEREF _Toc239661930 \h </w:instrText>
        </w:r>
      </w:ins>
      <w:r>
        <w:fldChar w:fldCharType="separate"/>
      </w:r>
      <w:ins w:id="140" w:author="Sean Hardman" w:date="2013-09-01T16:06:00Z">
        <w:r w:rsidR="00786F19">
          <w:t>4</w:t>
        </w:r>
      </w:ins>
      <w:ins w:id="141" w:author="Sean Hardman" w:date="2013-09-01T13:36:00Z">
        <w:r>
          <w:fldChar w:fldCharType="end"/>
        </w:r>
      </w:ins>
    </w:p>
    <w:p w14:paraId="4278042C" w14:textId="77777777" w:rsidR="003F249E" w:rsidRDefault="003F249E">
      <w:pPr>
        <w:pStyle w:val="TOC2"/>
        <w:tabs>
          <w:tab w:val="left" w:pos="862"/>
        </w:tabs>
        <w:ind w:left="0" w:firstLine="0"/>
        <w:rPr>
          <w:ins w:id="142" w:author="Sean Hardman" w:date="2013-09-01T13:36:00Z"/>
          <w:rFonts w:asciiTheme="minorHAnsi" w:eastAsiaTheme="minorEastAsia" w:hAnsiTheme="minorHAnsi" w:cstheme="minorBidi"/>
          <w:lang w:eastAsia="ja-JP"/>
        </w:rPr>
        <w:pPrChange w:id="143" w:author="Sean Hardman" w:date="2013-09-01T13:36:00Z">
          <w:pPr>
            <w:pStyle w:val="TOC2"/>
            <w:tabs>
              <w:tab w:val="left" w:pos="862"/>
            </w:tabs>
          </w:pPr>
        </w:pPrChange>
      </w:pPr>
      <w:ins w:id="144" w:author="Sean Hardman" w:date="2013-09-01T13:36:00Z">
        <w:r>
          <w:t>1.3</w:t>
        </w:r>
        <w:r>
          <w:rPr>
            <w:rFonts w:asciiTheme="minorHAnsi" w:eastAsiaTheme="minorEastAsia" w:hAnsiTheme="minorHAnsi" w:cstheme="minorBidi"/>
            <w:lang w:eastAsia="ja-JP"/>
          </w:rPr>
          <w:tab/>
        </w:r>
        <w:r>
          <w:t>Notation</w:t>
        </w:r>
        <w:r>
          <w:tab/>
        </w:r>
        <w:r>
          <w:tab/>
        </w:r>
        <w:r>
          <w:fldChar w:fldCharType="begin"/>
        </w:r>
        <w:r>
          <w:instrText xml:space="preserve"> PAGEREF _Toc239661931 \h </w:instrText>
        </w:r>
      </w:ins>
      <w:r>
        <w:fldChar w:fldCharType="separate"/>
      </w:r>
      <w:ins w:id="145" w:author="Sean Hardman" w:date="2013-09-01T16:06:00Z">
        <w:r w:rsidR="00786F19">
          <w:t>4</w:t>
        </w:r>
      </w:ins>
      <w:ins w:id="146" w:author="Sean Hardman" w:date="2013-09-01T13:36:00Z">
        <w:r>
          <w:fldChar w:fldCharType="end"/>
        </w:r>
      </w:ins>
    </w:p>
    <w:p w14:paraId="1144E7ED" w14:textId="77777777" w:rsidR="003F249E" w:rsidRDefault="003F249E">
      <w:pPr>
        <w:pStyle w:val="TOC2"/>
        <w:tabs>
          <w:tab w:val="left" w:pos="862"/>
        </w:tabs>
        <w:ind w:left="0" w:firstLine="0"/>
        <w:rPr>
          <w:ins w:id="147" w:author="Sean Hardman" w:date="2013-09-01T13:36:00Z"/>
          <w:rFonts w:asciiTheme="minorHAnsi" w:eastAsiaTheme="minorEastAsia" w:hAnsiTheme="minorHAnsi" w:cstheme="minorBidi"/>
          <w:lang w:eastAsia="ja-JP"/>
        </w:rPr>
        <w:pPrChange w:id="148" w:author="Sean Hardman" w:date="2013-09-01T13:36:00Z">
          <w:pPr>
            <w:pStyle w:val="TOC2"/>
            <w:tabs>
              <w:tab w:val="left" w:pos="862"/>
            </w:tabs>
          </w:pPr>
        </w:pPrChange>
      </w:pPr>
      <w:ins w:id="149" w:author="Sean Hardman" w:date="2013-09-01T13:36:00Z">
        <w:r>
          <w:t>1.4</w:t>
        </w:r>
        <w:r>
          <w:rPr>
            <w:rFonts w:asciiTheme="minorHAnsi" w:eastAsiaTheme="minorEastAsia" w:hAnsiTheme="minorHAnsi" w:cstheme="minorBidi"/>
            <w:lang w:eastAsia="ja-JP"/>
          </w:rPr>
          <w:tab/>
        </w:r>
        <w:r>
          <w:t>Controlling Documents</w:t>
        </w:r>
        <w:r>
          <w:tab/>
        </w:r>
        <w:r>
          <w:fldChar w:fldCharType="begin"/>
        </w:r>
        <w:r>
          <w:instrText xml:space="preserve"> PAGEREF _Toc239661932 \h </w:instrText>
        </w:r>
      </w:ins>
      <w:r>
        <w:fldChar w:fldCharType="separate"/>
      </w:r>
      <w:ins w:id="150" w:author="Sean Hardman" w:date="2013-09-01T16:06:00Z">
        <w:r w:rsidR="00786F19">
          <w:t>5</w:t>
        </w:r>
      </w:ins>
      <w:ins w:id="151" w:author="Sean Hardman" w:date="2013-09-01T13:36:00Z">
        <w:r>
          <w:fldChar w:fldCharType="end"/>
        </w:r>
      </w:ins>
    </w:p>
    <w:p w14:paraId="1B821DB5" w14:textId="77777777" w:rsidR="003F249E" w:rsidRDefault="003F249E">
      <w:pPr>
        <w:pStyle w:val="TOC2"/>
        <w:tabs>
          <w:tab w:val="left" w:pos="862"/>
        </w:tabs>
        <w:ind w:left="0" w:firstLine="0"/>
        <w:rPr>
          <w:ins w:id="152" w:author="Sean Hardman" w:date="2013-09-01T13:36:00Z"/>
          <w:rFonts w:asciiTheme="minorHAnsi" w:eastAsiaTheme="minorEastAsia" w:hAnsiTheme="minorHAnsi" w:cstheme="minorBidi"/>
          <w:lang w:eastAsia="ja-JP"/>
        </w:rPr>
        <w:pPrChange w:id="153" w:author="Sean Hardman" w:date="2013-09-01T13:36:00Z">
          <w:pPr>
            <w:pStyle w:val="TOC2"/>
            <w:tabs>
              <w:tab w:val="left" w:pos="862"/>
            </w:tabs>
          </w:pPr>
        </w:pPrChange>
      </w:pPr>
      <w:ins w:id="154" w:author="Sean Hardman" w:date="2013-09-01T13:36:00Z">
        <w:r>
          <w:t>1.5</w:t>
        </w:r>
        <w:r>
          <w:rPr>
            <w:rFonts w:asciiTheme="minorHAnsi" w:eastAsiaTheme="minorEastAsia" w:hAnsiTheme="minorHAnsi" w:cstheme="minorBidi"/>
            <w:lang w:eastAsia="ja-JP"/>
          </w:rPr>
          <w:tab/>
        </w:r>
        <w:r>
          <w:t>Applicable Documents</w:t>
        </w:r>
        <w:r>
          <w:tab/>
        </w:r>
        <w:r>
          <w:fldChar w:fldCharType="begin"/>
        </w:r>
        <w:r>
          <w:instrText xml:space="preserve"> PAGEREF _Toc239661933 \h </w:instrText>
        </w:r>
      </w:ins>
      <w:r>
        <w:fldChar w:fldCharType="separate"/>
      </w:r>
      <w:ins w:id="155" w:author="Sean Hardman" w:date="2013-09-01T16:06:00Z">
        <w:r w:rsidR="00786F19">
          <w:t>5</w:t>
        </w:r>
      </w:ins>
      <w:ins w:id="156" w:author="Sean Hardman" w:date="2013-09-01T13:36:00Z">
        <w:r>
          <w:fldChar w:fldCharType="end"/>
        </w:r>
      </w:ins>
    </w:p>
    <w:p w14:paraId="69BA5B7A" w14:textId="77777777" w:rsidR="003F249E" w:rsidRDefault="003F249E">
      <w:pPr>
        <w:pStyle w:val="TOC2"/>
        <w:tabs>
          <w:tab w:val="left" w:pos="862"/>
        </w:tabs>
        <w:ind w:left="0" w:firstLine="0"/>
        <w:rPr>
          <w:ins w:id="157" w:author="Sean Hardman" w:date="2013-09-01T13:36:00Z"/>
          <w:rFonts w:asciiTheme="minorHAnsi" w:eastAsiaTheme="minorEastAsia" w:hAnsiTheme="minorHAnsi" w:cstheme="minorBidi"/>
          <w:lang w:eastAsia="ja-JP"/>
        </w:rPr>
        <w:pPrChange w:id="158" w:author="Sean Hardman" w:date="2013-09-01T13:36:00Z">
          <w:pPr>
            <w:pStyle w:val="TOC2"/>
            <w:tabs>
              <w:tab w:val="left" w:pos="862"/>
            </w:tabs>
          </w:pPr>
        </w:pPrChange>
      </w:pPr>
      <w:ins w:id="159" w:author="Sean Hardman" w:date="2013-09-01T13:36:00Z">
        <w:r>
          <w:t>1.6</w:t>
        </w:r>
        <w:r>
          <w:rPr>
            <w:rFonts w:asciiTheme="minorHAnsi" w:eastAsiaTheme="minorEastAsia" w:hAnsiTheme="minorHAnsi" w:cstheme="minorBidi"/>
            <w:lang w:eastAsia="ja-JP"/>
          </w:rPr>
          <w:tab/>
        </w:r>
        <w:r>
          <w:t>Document Maintenance</w:t>
        </w:r>
        <w:r>
          <w:tab/>
        </w:r>
        <w:r>
          <w:fldChar w:fldCharType="begin"/>
        </w:r>
        <w:r>
          <w:instrText xml:space="preserve"> PAGEREF _Toc239661934 \h </w:instrText>
        </w:r>
      </w:ins>
      <w:r>
        <w:fldChar w:fldCharType="separate"/>
      </w:r>
      <w:ins w:id="160" w:author="Sean Hardman" w:date="2013-09-01T16:06:00Z">
        <w:r w:rsidR="00786F19">
          <w:t>5</w:t>
        </w:r>
      </w:ins>
      <w:ins w:id="161" w:author="Sean Hardman" w:date="2013-09-01T13:36:00Z">
        <w:r>
          <w:fldChar w:fldCharType="end"/>
        </w:r>
      </w:ins>
    </w:p>
    <w:p w14:paraId="2D545666" w14:textId="77777777" w:rsidR="003F249E" w:rsidRDefault="003F249E">
      <w:pPr>
        <w:pStyle w:val="TOC1"/>
        <w:tabs>
          <w:tab w:val="left" w:pos="574"/>
        </w:tabs>
        <w:ind w:left="0" w:firstLine="0"/>
        <w:rPr>
          <w:ins w:id="162" w:author="Sean Hardman" w:date="2013-09-01T13:36:00Z"/>
          <w:rFonts w:asciiTheme="minorHAnsi" w:eastAsiaTheme="minorEastAsia" w:hAnsiTheme="minorHAnsi" w:cstheme="minorBidi"/>
          <w:b w:val="0"/>
          <w:caps w:val="0"/>
          <w:lang w:eastAsia="ja-JP"/>
        </w:rPr>
        <w:pPrChange w:id="163" w:author="Sean Hardman" w:date="2013-09-01T13:36:00Z">
          <w:pPr>
            <w:pStyle w:val="TOC1"/>
            <w:tabs>
              <w:tab w:val="left" w:pos="574"/>
            </w:tabs>
          </w:pPr>
        </w:pPrChange>
      </w:pPr>
      <w:ins w:id="164" w:author="Sean Hardman" w:date="2013-09-01T13:36:00Z">
        <w:r>
          <w:t>2.0</w:t>
        </w:r>
        <w:r>
          <w:rPr>
            <w:rFonts w:asciiTheme="minorHAnsi" w:eastAsiaTheme="minorEastAsia" w:hAnsiTheme="minorHAnsi" w:cstheme="minorBidi"/>
            <w:b w:val="0"/>
            <w:caps w:val="0"/>
            <w:lang w:eastAsia="ja-JP"/>
          </w:rPr>
          <w:tab/>
        </w:r>
        <w:r>
          <w:t>Component Description</w:t>
        </w:r>
        <w:r>
          <w:tab/>
        </w:r>
        <w:r>
          <w:fldChar w:fldCharType="begin"/>
        </w:r>
        <w:r>
          <w:instrText xml:space="preserve"> PAGEREF _Toc239661935 \h </w:instrText>
        </w:r>
      </w:ins>
      <w:r>
        <w:fldChar w:fldCharType="separate"/>
      </w:r>
      <w:ins w:id="165" w:author="Sean Hardman" w:date="2013-09-01T16:06:00Z">
        <w:r w:rsidR="00786F19">
          <w:t>6</w:t>
        </w:r>
      </w:ins>
      <w:ins w:id="166" w:author="Sean Hardman" w:date="2013-09-01T13:36:00Z">
        <w:r>
          <w:fldChar w:fldCharType="end"/>
        </w:r>
      </w:ins>
    </w:p>
    <w:p w14:paraId="1783634B" w14:textId="77777777" w:rsidR="003F249E" w:rsidRDefault="003F249E">
      <w:pPr>
        <w:pStyle w:val="TOC1"/>
        <w:tabs>
          <w:tab w:val="left" w:pos="574"/>
        </w:tabs>
        <w:ind w:left="0" w:firstLine="0"/>
        <w:rPr>
          <w:ins w:id="167" w:author="Sean Hardman" w:date="2013-09-01T13:36:00Z"/>
          <w:rFonts w:asciiTheme="minorHAnsi" w:eastAsiaTheme="minorEastAsia" w:hAnsiTheme="minorHAnsi" w:cstheme="minorBidi"/>
          <w:b w:val="0"/>
          <w:caps w:val="0"/>
          <w:lang w:eastAsia="ja-JP"/>
        </w:rPr>
        <w:pPrChange w:id="168" w:author="Sean Hardman" w:date="2013-09-01T13:36:00Z">
          <w:pPr>
            <w:pStyle w:val="TOC1"/>
            <w:tabs>
              <w:tab w:val="left" w:pos="574"/>
            </w:tabs>
          </w:pPr>
        </w:pPrChange>
      </w:pPr>
      <w:ins w:id="169" w:author="Sean Hardman" w:date="2013-09-01T13:36:00Z">
        <w:r>
          <w:t>3.0</w:t>
        </w:r>
        <w:r>
          <w:rPr>
            <w:rFonts w:asciiTheme="minorHAnsi" w:eastAsiaTheme="minorEastAsia" w:hAnsiTheme="minorHAnsi" w:cstheme="minorBidi"/>
            <w:b w:val="0"/>
            <w:caps w:val="0"/>
            <w:lang w:eastAsia="ja-JP"/>
          </w:rPr>
          <w:tab/>
        </w:r>
        <w:r>
          <w:t>Use Cases</w:t>
        </w:r>
        <w:r>
          <w:tab/>
        </w:r>
        <w:r>
          <w:fldChar w:fldCharType="begin"/>
        </w:r>
        <w:r>
          <w:instrText xml:space="preserve"> PAGEREF _Toc239661936 \h </w:instrText>
        </w:r>
      </w:ins>
      <w:r>
        <w:fldChar w:fldCharType="separate"/>
      </w:r>
      <w:ins w:id="170" w:author="Sean Hardman" w:date="2013-09-01T16:06:00Z">
        <w:r w:rsidR="00786F19">
          <w:t>9</w:t>
        </w:r>
      </w:ins>
      <w:ins w:id="171" w:author="Sean Hardman" w:date="2013-09-01T13:36:00Z">
        <w:r>
          <w:fldChar w:fldCharType="end"/>
        </w:r>
      </w:ins>
    </w:p>
    <w:p w14:paraId="2684FEBA" w14:textId="77777777" w:rsidR="003F249E" w:rsidRDefault="003F249E">
      <w:pPr>
        <w:pStyle w:val="TOC2"/>
        <w:tabs>
          <w:tab w:val="left" w:pos="862"/>
        </w:tabs>
        <w:ind w:left="0" w:firstLine="0"/>
        <w:rPr>
          <w:ins w:id="172" w:author="Sean Hardman" w:date="2013-09-01T13:36:00Z"/>
          <w:rFonts w:asciiTheme="minorHAnsi" w:eastAsiaTheme="minorEastAsia" w:hAnsiTheme="minorHAnsi" w:cstheme="minorBidi"/>
          <w:lang w:eastAsia="ja-JP"/>
        </w:rPr>
        <w:pPrChange w:id="173" w:author="Sean Hardman" w:date="2013-09-01T13:36:00Z">
          <w:pPr>
            <w:pStyle w:val="TOC2"/>
            <w:tabs>
              <w:tab w:val="left" w:pos="862"/>
            </w:tabs>
          </w:pPr>
        </w:pPrChange>
      </w:pPr>
      <w:ins w:id="174" w:author="Sean Hardman" w:date="2013-09-01T13:36:00Z">
        <w:r>
          <w:t>3.1</w:t>
        </w:r>
        <w:r>
          <w:rPr>
            <w:rFonts w:asciiTheme="minorHAnsi" w:eastAsiaTheme="minorEastAsia" w:hAnsiTheme="minorHAnsi" w:cstheme="minorBidi"/>
            <w:lang w:eastAsia="ja-JP"/>
          </w:rPr>
          <w:tab/>
        </w:r>
        <w:r>
          <w:t>Manage Policy</w:t>
        </w:r>
        <w:r>
          <w:tab/>
        </w:r>
        <w:r>
          <w:fldChar w:fldCharType="begin"/>
        </w:r>
        <w:r>
          <w:instrText xml:space="preserve"> PAGEREF _Toc239661937 \h </w:instrText>
        </w:r>
      </w:ins>
      <w:r>
        <w:fldChar w:fldCharType="separate"/>
      </w:r>
      <w:ins w:id="175" w:author="Sean Hardman" w:date="2013-09-01T16:06:00Z">
        <w:r w:rsidR="00786F19">
          <w:t>10</w:t>
        </w:r>
      </w:ins>
      <w:ins w:id="176" w:author="Sean Hardman" w:date="2013-09-01T13:36:00Z">
        <w:r>
          <w:fldChar w:fldCharType="end"/>
        </w:r>
      </w:ins>
    </w:p>
    <w:p w14:paraId="572CEE2D" w14:textId="77777777" w:rsidR="003F249E" w:rsidRDefault="003F249E">
      <w:pPr>
        <w:pStyle w:val="TOC2"/>
        <w:tabs>
          <w:tab w:val="left" w:pos="862"/>
        </w:tabs>
        <w:ind w:left="0" w:firstLine="0"/>
        <w:rPr>
          <w:ins w:id="177" w:author="Sean Hardman" w:date="2013-09-01T13:36:00Z"/>
          <w:rFonts w:asciiTheme="minorHAnsi" w:eastAsiaTheme="minorEastAsia" w:hAnsiTheme="minorHAnsi" w:cstheme="minorBidi"/>
          <w:lang w:eastAsia="ja-JP"/>
        </w:rPr>
        <w:pPrChange w:id="178" w:author="Sean Hardman" w:date="2013-09-01T13:36:00Z">
          <w:pPr>
            <w:pStyle w:val="TOC2"/>
            <w:tabs>
              <w:tab w:val="left" w:pos="862"/>
            </w:tabs>
          </w:pPr>
        </w:pPrChange>
      </w:pPr>
      <w:ins w:id="179" w:author="Sean Hardman" w:date="2013-09-01T13:36:00Z">
        <w:r>
          <w:t>3.2</w:t>
        </w:r>
        <w:r>
          <w:rPr>
            <w:rFonts w:asciiTheme="minorHAnsi" w:eastAsiaTheme="minorEastAsia" w:hAnsiTheme="minorHAnsi" w:cstheme="minorBidi"/>
            <w:lang w:eastAsia="ja-JP"/>
          </w:rPr>
          <w:tab/>
        </w:r>
        <w:r>
          <w:t>Publish Artifact</w:t>
        </w:r>
        <w:r>
          <w:tab/>
        </w:r>
        <w:r>
          <w:fldChar w:fldCharType="begin"/>
        </w:r>
        <w:r>
          <w:instrText xml:space="preserve"> PAGEREF _Toc239661938 \h </w:instrText>
        </w:r>
      </w:ins>
      <w:r>
        <w:fldChar w:fldCharType="separate"/>
      </w:r>
      <w:ins w:id="180" w:author="Sean Hardman" w:date="2013-09-01T16:06:00Z">
        <w:r w:rsidR="00786F19">
          <w:t>10</w:t>
        </w:r>
      </w:ins>
      <w:ins w:id="181" w:author="Sean Hardman" w:date="2013-09-01T13:36:00Z">
        <w:r>
          <w:fldChar w:fldCharType="end"/>
        </w:r>
      </w:ins>
    </w:p>
    <w:p w14:paraId="71BA0E8F" w14:textId="77777777" w:rsidR="003F249E" w:rsidRDefault="003F249E">
      <w:pPr>
        <w:pStyle w:val="TOC2"/>
        <w:tabs>
          <w:tab w:val="left" w:pos="862"/>
        </w:tabs>
        <w:ind w:left="0" w:firstLine="0"/>
        <w:rPr>
          <w:ins w:id="182" w:author="Sean Hardman" w:date="2013-09-01T13:36:00Z"/>
          <w:rFonts w:asciiTheme="minorHAnsi" w:eastAsiaTheme="minorEastAsia" w:hAnsiTheme="minorHAnsi" w:cstheme="minorBidi"/>
          <w:lang w:eastAsia="ja-JP"/>
        </w:rPr>
        <w:pPrChange w:id="183" w:author="Sean Hardman" w:date="2013-09-01T13:36:00Z">
          <w:pPr>
            <w:pStyle w:val="TOC2"/>
            <w:tabs>
              <w:tab w:val="left" w:pos="862"/>
            </w:tabs>
          </w:pPr>
        </w:pPrChange>
      </w:pPr>
      <w:ins w:id="184" w:author="Sean Hardman" w:date="2013-09-01T13:36:00Z">
        <w:r>
          <w:t>3.3</w:t>
        </w:r>
        <w:r>
          <w:rPr>
            <w:rFonts w:asciiTheme="minorHAnsi" w:eastAsiaTheme="minorEastAsia" w:hAnsiTheme="minorHAnsi" w:cstheme="minorBidi"/>
            <w:lang w:eastAsia="ja-JP"/>
          </w:rPr>
          <w:tab/>
        </w:r>
        <w:r>
          <w:t>Update Artifact</w:t>
        </w:r>
        <w:r>
          <w:tab/>
        </w:r>
        <w:r>
          <w:fldChar w:fldCharType="begin"/>
        </w:r>
        <w:r>
          <w:instrText xml:space="preserve"> PAGEREF _Toc239661939 \h </w:instrText>
        </w:r>
      </w:ins>
      <w:r>
        <w:fldChar w:fldCharType="separate"/>
      </w:r>
      <w:ins w:id="185" w:author="Sean Hardman" w:date="2013-09-01T16:06:00Z">
        <w:r w:rsidR="00786F19">
          <w:t>11</w:t>
        </w:r>
      </w:ins>
      <w:ins w:id="186" w:author="Sean Hardman" w:date="2013-09-01T13:36:00Z">
        <w:r>
          <w:fldChar w:fldCharType="end"/>
        </w:r>
      </w:ins>
    </w:p>
    <w:p w14:paraId="09CD7877" w14:textId="77777777" w:rsidR="003F249E" w:rsidRDefault="003F249E">
      <w:pPr>
        <w:pStyle w:val="TOC2"/>
        <w:tabs>
          <w:tab w:val="left" w:pos="862"/>
        </w:tabs>
        <w:ind w:left="0" w:firstLine="0"/>
        <w:rPr>
          <w:ins w:id="187" w:author="Sean Hardman" w:date="2013-09-01T13:36:00Z"/>
          <w:rFonts w:asciiTheme="minorHAnsi" w:eastAsiaTheme="minorEastAsia" w:hAnsiTheme="minorHAnsi" w:cstheme="minorBidi"/>
          <w:lang w:eastAsia="ja-JP"/>
        </w:rPr>
        <w:pPrChange w:id="188" w:author="Sean Hardman" w:date="2013-09-01T13:36:00Z">
          <w:pPr>
            <w:pStyle w:val="TOC2"/>
            <w:tabs>
              <w:tab w:val="left" w:pos="862"/>
            </w:tabs>
          </w:pPr>
        </w:pPrChange>
      </w:pPr>
      <w:ins w:id="189" w:author="Sean Hardman" w:date="2013-09-01T13:36:00Z">
        <w:r>
          <w:t>3.4</w:t>
        </w:r>
        <w:r>
          <w:rPr>
            <w:rFonts w:asciiTheme="minorHAnsi" w:eastAsiaTheme="minorEastAsia" w:hAnsiTheme="minorHAnsi" w:cstheme="minorBidi"/>
            <w:lang w:eastAsia="ja-JP"/>
          </w:rPr>
          <w:tab/>
        </w:r>
        <w:r>
          <w:t>Approve Artifact</w:t>
        </w:r>
        <w:r>
          <w:tab/>
        </w:r>
        <w:r>
          <w:fldChar w:fldCharType="begin"/>
        </w:r>
        <w:r>
          <w:instrText xml:space="preserve"> PAGEREF _Toc239661940 \h </w:instrText>
        </w:r>
      </w:ins>
      <w:r>
        <w:fldChar w:fldCharType="separate"/>
      </w:r>
      <w:ins w:id="190" w:author="Sean Hardman" w:date="2013-09-01T16:06:00Z">
        <w:r w:rsidR="00786F19">
          <w:t>11</w:t>
        </w:r>
      </w:ins>
      <w:ins w:id="191" w:author="Sean Hardman" w:date="2013-09-01T13:36:00Z">
        <w:r>
          <w:fldChar w:fldCharType="end"/>
        </w:r>
      </w:ins>
    </w:p>
    <w:p w14:paraId="2A933217" w14:textId="77777777" w:rsidR="003F249E" w:rsidRDefault="003F249E">
      <w:pPr>
        <w:pStyle w:val="TOC2"/>
        <w:tabs>
          <w:tab w:val="left" w:pos="862"/>
        </w:tabs>
        <w:ind w:left="0" w:firstLine="0"/>
        <w:rPr>
          <w:ins w:id="192" w:author="Sean Hardman" w:date="2013-09-01T13:36:00Z"/>
          <w:rFonts w:asciiTheme="minorHAnsi" w:eastAsiaTheme="minorEastAsia" w:hAnsiTheme="minorHAnsi" w:cstheme="minorBidi"/>
          <w:lang w:eastAsia="ja-JP"/>
        </w:rPr>
        <w:pPrChange w:id="193" w:author="Sean Hardman" w:date="2013-09-01T13:36:00Z">
          <w:pPr>
            <w:pStyle w:val="TOC2"/>
            <w:tabs>
              <w:tab w:val="left" w:pos="862"/>
            </w:tabs>
          </w:pPr>
        </w:pPrChange>
      </w:pPr>
      <w:ins w:id="194" w:author="Sean Hardman" w:date="2013-09-01T13:36:00Z">
        <w:r>
          <w:t>3.5</w:t>
        </w:r>
        <w:r>
          <w:rPr>
            <w:rFonts w:asciiTheme="minorHAnsi" w:eastAsiaTheme="minorEastAsia" w:hAnsiTheme="minorHAnsi" w:cstheme="minorBidi"/>
            <w:lang w:eastAsia="ja-JP"/>
          </w:rPr>
          <w:tab/>
        </w:r>
        <w:r>
          <w:t>Deprecate Artifact</w:t>
        </w:r>
        <w:r>
          <w:tab/>
        </w:r>
        <w:r>
          <w:fldChar w:fldCharType="begin"/>
        </w:r>
        <w:r>
          <w:instrText xml:space="preserve"> PAGEREF _Toc239661941 \h </w:instrText>
        </w:r>
      </w:ins>
      <w:r>
        <w:fldChar w:fldCharType="separate"/>
      </w:r>
      <w:ins w:id="195" w:author="Sean Hardman" w:date="2013-09-01T16:06:00Z">
        <w:r w:rsidR="00786F19">
          <w:t>11</w:t>
        </w:r>
      </w:ins>
      <w:ins w:id="196" w:author="Sean Hardman" w:date="2013-09-01T13:36:00Z">
        <w:r>
          <w:fldChar w:fldCharType="end"/>
        </w:r>
      </w:ins>
    </w:p>
    <w:p w14:paraId="6BF5736B" w14:textId="77777777" w:rsidR="003F249E" w:rsidRDefault="003F249E">
      <w:pPr>
        <w:pStyle w:val="TOC2"/>
        <w:tabs>
          <w:tab w:val="left" w:pos="862"/>
        </w:tabs>
        <w:ind w:left="0" w:firstLine="0"/>
        <w:rPr>
          <w:ins w:id="197" w:author="Sean Hardman" w:date="2013-09-01T13:36:00Z"/>
          <w:rFonts w:asciiTheme="minorHAnsi" w:eastAsiaTheme="minorEastAsia" w:hAnsiTheme="minorHAnsi" w:cstheme="minorBidi"/>
          <w:lang w:eastAsia="ja-JP"/>
        </w:rPr>
        <w:pPrChange w:id="198" w:author="Sean Hardman" w:date="2013-09-01T13:36:00Z">
          <w:pPr>
            <w:pStyle w:val="TOC2"/>
            <w:tabs>
              <w:tab w:val="left" w:pos="862"/>
            </w:tabs>
          </w:pPr>
        </w:pPrChange>
      </w:pPr>
      <w:ins w:id="199" w:author="Sean Hardman" w:date="2013-09-01T13:36:00Z">
        <w:r>
          <w:t>3.6</w:t>
        </w:r>
        <w:r>
          <w:rPr>
            <w:rFonts w:asciiTheme="minorHAnsi" w:eastAsiaTheme="minorEastAsia" w:hAnsiTheme="minorHAnsi" w:cstheme="minorBidi"/>
            <w:lang w:eastAsia="ja-JP"/>
          </w:rPr>
          <w:tab/>
        </w:r>
        <w:r>
          <w:t>Undeprecate Artifact</w:t>
        </w:r>
        <w:r>
          <w:tab/>
        </w:r>
        <w:r>
          <w:fldChar w:fldCharType="begin"/>
        </w:r>
        <w:r>
          <w:instrText xml:space="preserve"> PAGEREF _Toc239661942 \h </w:instrText>
        </w:r>
      </w:ins>
      <w:r>
        <w:fldChar w:fldCharType="separate"/>
      </w:r>
      <w:ins w:id="200" w:author="Sean Hardman" w:date="2013-09-01T16:06:00Z">
        <w:r w:rsidR="00786F19">
          <w:t>12</w:t>
        </w:r>
      </w:ins>
      <w:ins w:id="201" w:author="Sean Hardman" w:date="2013-09-01T13:36:00Z">
        <w:r>
          <w:fldChar w:fldCharType="end"/>
        </w:r>
      </w:ins>
    </w:p>
    <w:p w14:paraId="4259D29F" w14:textId="77777777" w:rsidR="003F249E" w:rsidRDefault="003F249E">
      <w:pPr>
        <w:pStyle w:val="TOC2"/>
        <w:tabs>
          <w:tab w:val="left" w:pos="862"/>
        </w:tabs>
        <w:ind w:left="0" w:firstLine="0"/>
        <w:rPr>
          <w:ins w:id="202" w:author="Sean Hardman" w:date="2013-09-01T13:36:00Z"/>
          <w:rFonts w:asciiTheme="minorHAnsi" w:eastAsiaTheme="minorEastAsia" w:hAnsiTheme="minorHAnsi" w:cstheme="minorBidi"/>
          <w:lang w:eastAsia="ja-JP"/>
        </w:rPr>
        <w:pPrChange w:id="203" w:author="Sean Hardman" w:date="2013-09-01T13:36:00Z">
          <w:pPr>
            <w:pStyle w:val="TOC2"/>
            <w:tabs>
              <w:tab w:val="left" w:pos="862"/>
            </w:tabs>
          </w:pPr>
        </w:pPrChange>
      </w:pPr>
      <w:ins w:id="204" w:author="Sean Hardman" w:date="2013-09-01T13:36:00Z">
        <w:r>
          <w:t>3.7</w:t>
        </w:r>
        <w:r>
          <w:rPr>
            <w:rFonts w:asciiTheme="minorHAnsi" w:eastAsiaTheme="minorEastAsia" w:hAnsiTheme="minorHAnsi" w:cstheme="minorBidi"/>
            <w:lang w:eastAsia="ja-JP"/>
          </w:rPr>
          <w:tab/>
        </w:r>
        <w:r>
          <w:t>Delete Artifact</w:t>
        </w:r>
        <w:r>
          <w:tab/>
        </w:r>
        <w:r>
          <w:fldChar w:fldCharType="begin"/>
        </w:r>
        <w:r>
          <w:instrText xml:space="preserve"> PAGEREF _Toc239661943 \h </w:instrText>
        </w:r>
      </w:ins>
      <w:r>
        <w:fldChar w:fldCharType="separate"/>
      </w:r>
      <w:ins w:id="205" w:author="Sean Hardman" w:date="2013-09-01T16:06:00Z">
        <w:r w:rsidR="00786F19">
          <w:t>12</w:t>
        </w:r>
      </w:ins>
      <w:ins w:id="206" w:author="Sean Hardman" w:date="2013-09-01T13:36:00Z">
        <w:r>
          <w:fldChar w:fldCharType="end"/>
        </w:r>
      </w:ins>
    </w:p>
    <w:p w14:paraId="0AF1F641" w14:textId="77777777" w:rsidR="003F249E" w:rsidRDefault="003F249E">
      <w:pPr>
        <w:pStyle w:val="TOC2"/>
        <w:tabs>
          <w:tab w:val="left" w:pos="862"/>
        </w:tabs>
        <w:ind w:left="0" w:firstLine="0"/>
        <w:rPr>
          <w:ins w:id="207" w:author="Sean Hardman" w:date="2013-09-01T13:36:00Z"/>
          <w:rFonts w:asciiTheme="minorHAnsi" w:eastAsiaTheme="minorEastAsia" w:hAnsiTheme="minorHAnsi" w:cstheme="minorBidi"/>
          <w:lang w:eastAsia="ja-JP"/>
        </w:rPr>
        <w:pPrChange w:id="208" w:author="Sean Hardman" w:date="2013-09-01T13:36:00Z">
          <w:pPr>
            <w:pStyle w:val="TOC2"/>
            <w:tabs>
              <w:tab w:val="left" w:pos="862"/>
            </w:tabs>
          </w:pPr>
        </w:pPrChange>
      </w:pPr>
      <w:ins w:id="209" w:author="Sean Hardman" w:date="2013-09-01T13:36:00Z">
        <w:r>
          <w:t>3.8</w:t>
        </w:r>
        <w:r>
          <w:rPr>
            <w:rFonts w:asciiTheme="minorHAnsi" w:eastAsiaTheme="minorEastAsia" w:hAnsiTheme="minorHAnsi" w:cstheme="minorBidi"/>
            <w:lang w:eastAsia="ja-JP"/>
          </w:rPr>
          <w:tab/>
        </w:r>
        <w:r>
          <w:t>Query Artifact</w:t>
        </w:r>
        <w:r>
          <w:tab/>
        </w:r>
        <w:r>
          <w:fldChar w:fldCharType="begin"/>
        </w:r>
        <w:r>
          <w:instrText xml:space="preserve"> PAGEREF _Toc239661944 \h </w:instrText>
        </w:r>
      </w:ins>
      <w:r>
        <w:fldChar w:fldCharType="separate"/>
      </w:r>
      <w:ins w:id="210" w:author="Sean Hardman" w:date="2013-09-01T16:06:00Z">
        <w:r w:rsidR="00786F19">
          <w:t>12</w:t>
        </w:r>
      </w:ins>
      <w:ins w:id="211" w:author="Sean Hardman" w:date="2013-09-01T13:36:00Z">
        <w:r>
          <w:fldChar w:fldCharType="end"/>
        </w:r>
      </w:ins>
    </w:p>
    <w:p w14:paraId="7F80E2F1" w14:textId="77777777" w:rsidR="003F249E" w:rsidRDefault="003F249E">
      <w:pPr>
        <w:pStyle w:val="TOC1"/>
        <w:tabs>
          <w:tab w:val="left" w:pos="574"/>
        </w:tabs>
        <w:ind w:left="0" w:firstLine="0"/>
        <w:rPr>
          <w:ins w:id="212" w:author="Sean Hardman" w:date="2013-09-01T13:36:00Z"/>
          <w:rFonts w:asciiTheme="minorHAnsi" w:eastAsiaTheme="minorEastAsia" w:hAnsiTheme="minorHAnsi" w:cstheme="minorBidi"/>
          <w:b w:val="0"/>
          <w:caps w:val="0"/>
          <w:lang w:eastAsia="ja-JP"/>
        </w:rPr>
        <w:pPrChange w:id="213" w:author="Sean Hardman" w:date="2013-09-01T13:36:00Z">
          <w:pPr>
            <w:pStyle w:val="TOC1"/>
            <w:tabs>
              <w:tab w:val="left" w:pos="574"/>
            </w:tabs>
          </w:pPr>
        </w:pPrChange>
      </w:pPr>
      <w:ins w:id="214" w:author="Sean Hardman" w:date="2013-09-01T13:36:00Z">
        <w:r>
          <w:t>4.0</w:t>
        </w:r>
        <w:r>
          <w:rPr>
            <w:rFonts w:asciiTheme="minorHAnsi" w:eastAsiaTheme="minorEastAsia" w:hAnsiTheme="minorHAnsi" w:cstheme="minorBidi"/>
            <w:b w:val="0"/>
            <w:caps w:val="0"/>
            <w:lang w:eastAsia="ja-JP"/>
          </w:rPr>
          <w:tab/>
        </w:r>
        <w:r>
          <w:t>Requirements</w:t>
        </w:r>
        <w:r>
          <w:tab/>
        </w:r>
        <w:r>
          <w:fldChar w:fldCharType="begin"/>
        </w:r>
        <w:r>
          <w:instrText xml:space="preserve"> PAGEREF _Toc239661945 \h </w:instrText>
        </w:r>
      </w:ins>
      <w:r>
        <w:fldChar w:fldCharType="separate"/>
      </w:r>
      <w:ins w:id="215" w:author="Sean Hardman" w:date="2013-09-01T16:06:00Z">
        <w:r w:rsidR="00786F19">
          <w:t>14</w:t>
        </w:r>
      </w:ins>
      <w:ins w:id="216" w:author="Sean Hardman" w:date="2013-09-01T13:36:00Z">
        <w:r>
          <w:fldChar w:fldCharType="end"/>
        </w:r>
      </w:ins>
    </w:p>
    <w:p w14:paraId="0E8F34C2" w14:textId="77777777" w:rsidR="003F249E" w:rsidRDefault="003F249E">
      <w:pPr>
        <w:pStyle w:val="TOC2"/>
        <w:tabs>
          <w:tab w:val="left" w:pos="862"/>
        </w:tabs>
        <w:ind w:left="0" w:firstLine="0"/>
        <w:rPr>
          <w:ins w:id="217" w:author="Sean Hardman" w:date="2013-09-01T13:36:00Z"/>
          <w:rFonts w:asciiTheme="minorHAnsi" w:eastAsiaTheme="minorEastAsia" w:hAnsiTheme="minorHAnsi" w:cstheme="minorBidi"/>
          <w:lang w:eastAsia="ja-JP"/>
        </w:rPr>
        <w:pPrChange w:id="218" w:author="Sean Hardman" w:date="2013-09-01T13:36:00Z">
          <w:pPr>
            <w:pStyle w:val="TOC2"/>
            <w:tabs>
              <w:tab w:val="left" w:pos="862"/>
            </w:tabs>
          </w:pPr>
        </w:pPrChange>
      </w:pPr>
      <w:ins w:id="219" w:author="Sean Hardman" w:date="2013-09-01T13:36:00Z">
        <w:r>
          <w:t>4.1</w:t>
        </w:r>
        <w:r>
          <w:rPr>
            <w:rFonts w:asciiTheme="minorHAnsi" w:eastAsiaTheme="minorEastAsia" w:hAnsiTheme="minorHAnsi" w:cstheme="minorBidi"/>
            <w:lang w:eastAsia="ja-JP"/>
          </w:rPr>
          <w:tab/>
        </w:r>
        <w:r>
          <w:t>Level 4 Requirements</w:t>
        </w:r>
        <w:r>
          <w:tab/>
        </w:r>
        <w:r>
          <w:fldChar w:fldCharType="begin"/>
        </w:r>
        <w:r>
          <w:instrText xml:space="preserve"> PAGEREF _Toc239661946 \h </w:instrText>
        </w:r>
      </w:ins>
      <w:r>
        <w:fldChar w:fldCharType="separate"/>
      </w:r>
      <w:ins w:id="220" w:author="Sean Hardman" w:date="2013-09-01T16:06:00Z">
        <w:r w:rsidR="00786F19">
          <w:t>14</w:t>
        </w:r>
      </w:ins>
      <w:ins w:id="221" w:author="Sean Hardman" w:date="2013-09-01T13:36:00Z">
        <w:r>
          <w:fldChar w:fldCharType="end"/>
        </w:r>
      </w:ins>
    </w:p>
    <w:p w14:paraId="26E7BE09" w14:textId="77777777" w:rsidR="003F249E" w:rsidRDefault="003F249E">
      <w:pPr>
        <w:pStyle w:val="TOC2"/>
        <w:tabs>
          <w:tab w:val="left" w:pos="862"/>
        </w:tabs>
        <w:ind w:left="0" w:firstLine="0"/>
        <w:rPr>
          <w:ins w:id="222" w:author="Sean Hardman" w:date="2013-09-01T13:36:00Z"/>
          <w:rFonts w:asciiTheme="minorHAnsi" w:eastAsiaTheme="minorEastAsia" w:hAnsiTheme="minorHAnsi" w:cstheme="minorBidi"/>
          <w:lang w:eastAsia="ja-JP"/>
        </w:rPr>
        <w:pPrChange w:id="223" w:author="Sean Hardman" w:date="2013-09-01T13:36:00Z">
          <w:pPr>
            <w:pStyle w:val="TOC2"/>
            <w:tabs>
              <w:tab w:val="left" w:pos="862"/>
            </w:tabs>
          </w:pPr>
        </w:pPrChange>
      </w:pPr>
      <w:ins w:id="224" w:author="Sean Hardman" w:date="2013-09-01T13:36:00Z">
        <w:r>
          <w:t>4.2</w:t>
        </w:r>
        <w:r>
          <w:rPr>
            <w:rFonts w:asciiTheme="minorHAnsi" w:eastAsiaTheme="minorEastAsia" w:hAnsiTheme="minorHAnsi" w:cstheme="minorBidi"/>
            <w:lang w:eastAsia="ja-JP"/>
          </w:rPr>
          <w:tab/>
        </w:r>
        <w:r>
          <w:t>Level 5 Requirements</w:t>
        </w:r>
        <w:r>
          <w:tab/>
        </w:r>
        <w:r>
          <w:fldChar w:fldCharType="begin"/>
        </w:r>
        <w:r>
          <w:instrText xml:space="preserve"> PAGEREF _Toc239661947 \h </w:instrText>
        </w:r>
      </w:ins>
      <w:r>
        <w:fldChar w:fldCharType="separate"/>
      </w:r>
      <w:ins w:id="225" w:author="Sean Hardman" w:date="2013-09-01T16:06:00Z">
        <w:r w:rsidR="00786F19">
          <w:t>15</w:t>
        </w:r>
      </w:ins>
      <w:ins w:id="226" w:author="Sean Hardman" w:date="2013-09-01T13:36:00Z">
        <w:r>
          <w:fldChar w:fldCharType="end"/>
        </w:r>
      </w:ins>
    </w:p>
    <w:p w14:paraId="237224A8" w14:textId="77777777" w:rsidR="003F249E" w:rsidRDefault="003F249E">
      <w:pPr>
        <w:pStyle w:val="TOC1"/>
        <w:tabs>
          <w:tab w:val="left" w:pos="574"/>
        </w:tabs>
        <w:ind w:left="0" w:firstLine="0"/>
        <w:rPr>
          <w:ins w:id="227" w:author="Sean Hardman" w:date="2013-09-01T13:36:00Z"/>
          <w:rFonts w:asciiTheme="minorHAnsi" w:eastAsiaTheme="minorEastAsia" w:hAnsiTheme="minorHAnsi" w:cstheme="minorBidi"/>
          <w:b w:val="0"/>
          <w:caps w:val="0"/>
          <w:lang w:eastAsia="ja-JP"/>
        </w:rPr>
        <w:pPrChange w:id="228" w:author="Sean Hardman" w:date="2013-09-01T13:36:00Z">
          <w:pPr>
            <w:pStyle w:val="TOC1"/>
            <w:tabs>
              <w:tab w:val="left" w:pos="574"/>
            </w:tabs>
          </w:pPr>
        </w:pPrChange>
      </w:pPr>
      <w:ins w:id="229" w:author="Sean Hardman" w:date="2013-09-01T13:36:00Z">
        <w:r>
          <w:t>5.0</w:t>
        </w:r>
        <w:r>
          <w:rPr>
            <w:rFonts w:asciiTheme="minorHAnsi" w:eastAsiaTheme="minorEastAsia" w:hAnsiTheme="minorHAnsi" w:cstheme="minorBidi"/>
            <w:b w:val="0"/>
            <w:caps w:val="0"/>
            <w:lang w:eastAsia="ja-JP"/>
          </w:rPr>
          <w:tab/>
        </w:r>
        <w:r>
          <w:t>DESIGN PHILOSOPHY, ASSUMPTIONS, AND CONSTRAINTS</w:t>
        </w:r>
        <w:r>
          <w:tab/>
        </w:r>
        <w:r>
          <w:fldChar w:fldCharType="begin"/>
        </w:r>
        <w:r>
          <w:instrText xml:space="preserve"> PAGEREF _Toc239661948 \h </w:instrText>
        </w:r>
      </w:ins>
      <w:r>
        <w:fldChar w:fldCharType="separate"/>
      </w:r>
      <w:ins w:id="230" w:author="Sean Hardman" w:date="2013-09-01T16:06:00Z">
        <w:r w:rsidR="00786F19">
          <w:t>17</w:t>
        </w:r>
      </w:ins>
      <w:ins w:id="231" w:author="Sean Hardman" w:date="2013-09-01T13:36:00Z">
        <w:r>
          <w:fldChar w:fldCharType="end"/>
        </w:r>
      </w:ins>
    </w:p>
    <w:p w14:paraId="6CF4FC26" w14:textId="77777777" w:rsidR="003F249E" w:rsidRDefault="003F249E">
      <w:pPr>
        <w:pStyle w:val="TOC1"/>
        <w:tabs>
          <w:tab w:val="left" w:pos="574"/>
        </w:tabs>
        <w:ind w:left="0" w:firstLine="0"/>
        <w:rPr>
          <w:ins w:id="232" w:author="Sean Hardman" w:date="2013-09-01T13:36:00Z"/>
          <w:rFonts w:asciiTheme="minorHAnsi" w:eastAsiaTheme="minorEastAsia" w:hAnsiTheme="minorHAnsi" w:cstheme="minorBidi"/>
          <w:b w:val="0"/>
          <w:caps w:val="0"/>
          <w:lang w:eastAsia="ja-JP"/>
        </w:rPr>
        <w:pPrChange w:id="233" w:author="Sean Hardman" w:date="2013-09-01T13:36:00Z">
          <w:pPr>
            <w:pStyle w:val="TOC1"/>
            <w:tabs>
              <w:tab w:val="left" w:pos="574"/>
            </w:tabs>
          </w:pPr>
        </w:pPrChange>
      </w:pPr>
      <w:ins w:id="234" w:author="Sean Hardman" w:date="2013-09-01T13:36:00Z">
        <w:r>
          <w:t>6.0</w:t>
        </w:r>
        <w:r>
          <w:rPr>
            <w:rFonts w:asciiTheme="minorHAnsi" w:eastAsiaTheme="minorEastAsia" w:hAnsiTheme="minorHAnsi" w:cstheme="minorBidi"/>
            <w:b w:val="0"/>
            <w:caps w:val="0"/>
            <w:lang w:eastAsia="ja-JP"/>
          </w:rPr>
          <w:tab/>
        </w:r>
        <w:r>
          <w:t>ARCHITECTURAL DESIGN</w:t>
        </w:r>
        <w:r>
          <w:tab/>
        </w:r>
        <w:r>
          <w:fldChar w:fldCharType="begin"/>
        </w:r>
        <w:r>
          <w:instrText xml:space="preserve"> PAGEREF _Toc239661949 \h </w:instrText>
        </w:r>
      </w:ins>
      <w:r>
        <w:fldChar w:fldCharType="separate"/>
      </w:r>
      <w:ins w:id="235" w:author="Sean Hardman" w:date="2013-09-01T16:06:00Z">
        <w:r w:rsidR="00786F19">
          <w:t>18</w:t>
        </w:r>
      </w:ins>
      <w:ins w:id="236" w:author="Sean Hardman" w:date="2013-09-01T13:36:00Z">
        <w:r>
          <w:fldChar w:fldCharType="end"/>
        </w:r>
      </w:ins>
    </w:p>
    <w:p w14:paraId="0D7A23B6" w14:textId="77777777" w:rsidR="003F249E" w:rsidRDefault="003F249E">
      <w:pPr>
        <w:pStyle w:val="TOC2"/>
        <w:tabs>
          <w:tab w:val="left" w:pos="862"/>
        </w:tabs>
        <w:ind w:left="0" w:firstLine="0"/>
        <w:rPr>
          <w:ins w:id="237" w:author="Sean Hardman" w:date="2013-09-01T13:36:00Z"/>
          <w:rFonts w:asciiTheme="minorHAnsi" w:eastAsiaTheme="minorEastAsia" w:hAnsiTheme="minorHAnsi" w:cstheme="minorBidi"/>
          <w:lang w:eastAsia="ja-JP"/>
        </w:rPr>
        <w:pPrChange w:id="238" w:author="Sean Hardman" w:date="2013-09-01T13:36:00Z">
          <w:pPr>
            <w:pStyle w:val="TOC2"/>
            <w:tabs>
              <w:tab w:val="left" w:pos="862"/>
            </w:tabs>
          </w:pPr>
        </w:pPrChange>
      </w:pPr>
      <w:ins w:id="239" w:author="Sean Hardman" w:date="2013-09-01T13:36:00Z">
        <w:r>
          <w:t>6.1</w:t>
        </w:r>
        <w:r>
          <w:rPr>
            <w:rFonts w:asciiTheme="minorHAnsi" w:eastAsiaTheme="minorEastAsia" w:hAnsiTheme="minorHAnsi" w:cstheme="minorBidi"/>
            <w:lang w:eastAsia="ja-JP"/>
          </w:rPr>
          <w:tab/>
        </w:r>
        <w:r>
          <w:t>Component Architecture</w:t>
        </w:r>
        <w:r>
          <w:tab/>
        </w:r>
        <w:r>
          <w:fldChar w:fldCharType="begin"/>
        </w:r>
        <w:r>
          <w:instrText xml:space="preserve"> PAGEREF _Toc239661950 \h </w:instrText>
        </w:r>
      </w:ins>
      <w:r>
        <w:fldChar w:fldCharType="separate"/>
      </w:r>
      <w:ins w:id="240" w:author="Sean Hardman" w:date="2013-09-01T16:06:00Z">
        <w:r w:rsidR="00786F19">
          <w:t>18</w:t>
        </w:r>
      </w:ins>
      <w:ins w:id="241" w:author="Sean Hardman" w:date="2013-09-01T13:36:00Z">
        <w:r>
          <w:fldChar w:fldCharType="end"/>
        </w:r>
      </w:ins>
    </w:p>
    <w:p w14:paraId="21B8B1CB" w14:textId="77777777" w:rsidR="003F249E" w:rsidRDefault="003F249E">
      <w:pPr>
        <w:pStyle w:val="TOC2"/>
        <w:tabs>
          <w:tab w:val="left" w:pos="862"/>
        </w:tabs>
        <w:ind w:left="0" w:firstLine="0"/>
        <w:rPr>
          <w:ins w:id="242" w:author="Sean Hardman" w:date="2013-09-01T13:36:00Z"/>
          <w:rFonts w:asciiTheme="minorHAnsi" w:eastAsiaTheme="minorEastAsia" w:hAnsiTheme="minorHAnsi" w:cstheme="minorBidi"/>
          <w:lang w:eastAsia="ja-JP"/>
        </w:rPr>
        <w:pPrChange w:id="243" w:author="Sean Hardman" w:date="2013-09-01T13:36:00Z">
          <w:pPr>
            <w:pStyle w:val="TOC2"/>
            <w:tabs>
              <w:tab w:val="left" w:pos="862"/>
            </w:tabs>
          </w:pPr>
        </w:pPrChange>
      </w:pPr>
      <w:ins w:id="244" w:author="Sean Hardman" w:date="2013-09-01T13:36:00Z">
        <w:r>
          <w:t>6.2</w:t>
        </w:r>
        <w:r>
          <w:rPr>
            <w:rFonts w:asciiTheme="minorHAnsi" w:eastAsiaTheme="minorEastAsia" w:hAnsiTheme="minorHAnsi" w:cstheme="minorBidi"/>
            <w:lang w:eastAsia="ja-JP"/>
          </w:rPr>
          <w:tab/>
        </w:r>
        <w:r>
          <w:t>Interface Design</w:t>
        </w:r>
        <w:r>
          <w:tab/>
        </w:r>
        <w:r>
          <w:fldChar w:fldCharType="begin"/>
        </w:r>
        <w:r>
          <w:instrText xml:space="preserve"> PAGEREF _Toc239661951 \h </w:instrText>
        </w:r>
      </w:ins>
      <w:r>
        <w:fldChar w:fldCharType="separate"/>
      </w:r>
      <w:ins w:id="245" w:author="Sean Hardman" w:date="2013-09-01T16:06:00Z">
        <w:r w:rsidR="00786F19">
          <w:t>21</w:t>
        </w:r>
      </w:ins>
      <w:ins w:id="246" w:author="Sean Hardman" w:date="2013-09-01T13:36:00Z">
        <w:r>
          <w:fldChar w:fldCharType="end"/>
        </w:r>
      </w:ins>
    </w:p>
    <w:p w14:paraId="458986D2" w14:textId="77777777" w:rsidR="003F249E" w:rsidRDefault="003F249E">
      <w:pPr>
        <w:pStyle w:val="TOC3"/>
        <w:tabs>
          <w:tab w:val="left" w:pos="1206"/>
        </w:tabs>
        <w:ind w:left="0" w:firstLine="0"/>
        <w:rPr>
          <w:ins w:id="247" w:author="Sean Hardman" w:date="2013-09-01T13:36:00Z"/>
          <w:rFonts w:asciiTheme="minorHAnsi" w:eastAsiaTheme="minorEastAsia" w:hAnsiTheme="minorHAnsi" w:cstheme="minorBidi"/>
          <w:noProof/>
          <w:lang w:eastAsia="ja-JP"/>
        </w:rPr>
        <w:pPrChange w:id="248" w:author="Sean Hardman" w:date="2013-09-01T13:36:00Z">
          <w:pPr>
            <w:pStyle w:val="TOC3"/>
            <w:tabs>
              <w:tab w:val="left" w:pos="1206"/>
            </w:tabs>
          </w:pPr>
        </w:pPrChange>
      </w:pPr>
      <w:ins w:id="249" w:author="Sean Hardman" w:date="2013-09-01T13:36:00Z">
        <w:r>
          <w:rPr>
            <w:noProof/>
          </w:rPr>
          <w:t>6.2.1</w:t>
        </w:r>
        <w:r>
          <w:rPr>
            <w:rFonts w:asciiTheme="minorHAnsi" w:eastAsiaTheme="minorEastAsia" w:hAnsiTheme="minorHAnsi" w:cstheme="minorBidi"/>
            <w:noProof/>
            <w:lang w:eastAsia="ja-JP"/>
          </w:rPr>
          <w:tab/>
        </w:r>
        <w:r>
          <w:rPr>
            <w:noProof/>
          </w:rPr>
          <w:t>External Interface Design</w:t>
        </w:r>
        <w:r>
          <w:rPr>
            <w:noProof/>
          </w:rPr>
          <w:tab/>
        </w:r>
        <w:r>
          <w:rPr>
            <w:noProof/>
          </w:rPr>
          <w:fldChar w:fldCharType="begin"/>
        </w:r>
        <w:r>
          <w:rPr>
            <w:noProof/>
          </w:rPr>
          <w:instrText xml:space="preserve"> PAGEREF _Toc239661952 \h </w:instrText>
        </w:r>
      </w:ins>
      <w:r>
        <w:rPr>
          <w:noProof/>
        </w:rPr>
      </w:r>
      <w:r>
        <w:rPr>
          <w:noProof/>
        </w:rPr>
        <w:fldChar w:fldCharType="separate"/>
      </w:r>
      <w:ins w:id="250" w:author="Sean Hardman" w:date="2013-09-01T16:06:00Z">
        <w:r w:rsidR="00786F19">
          <w:rPr>
            <w:noProof/>
          </w:rPr>
          <w:t>22</w:t>
        </w:r>
      </w:ins>
      <w:ins w:id="251" w:author="Sean Hardman" w:date="2013-09-01T13:36:00Z">
        <w:r>
          <w:rPr>
            <w:noProof/>
          </w:rPr>
          <w:fldChar w:fldCharType="end"/>
        </w:r>
      </w:ins>
    </w:p>
    <w:p w14:paraId="48060A78" w14:textId="77777777" w:rsidR="003F249E" w:rsidRDefault="003F249E">
      <w:pPr>
        <w:pStyle w:val="TOC3"/>
        <w:tabs>
          <w:tab w:val="left" w:pos="1206"/>
        </w:tabs>
        <w:ind w:left="0" w:firstLine="0"/>
        <w:rPr>
          <w:ins w:id="252" w:author="Sean Hardman" w:date="2013-09-01T13:36:00Z"/>
          <w:rFonts w:asciiTheme="minorHAnsi" w:eastAsiaTheme="minorEastAsia" w:hAnsiTheme="minorHAnsi" w:cstheme="minorBidi"/>
          <w:noProof/>
          <w:lang w:eastAsia="ja-JP"/>
        </w:rPr>
        <w:pPrChange w:id="253" w:author="Sean Hardman" w:date="2013-09-01T13:36:00Z">
          <w:pPr>
            <w:pStyle w:val="TOC3"/>
            <w:tabs>
              <w:tab w:val="left" w:pos="1206"/>
            </w:tabs>
          </w:pPr>
        </w:pPrChange>
      </w:pPr>
      <w:ins w:id="254" w:author="Sean Hardman" w:date="2013-09-01T13:36:00Z">
        <w:r>
          <w:rPr>
            <w:noProof/>
          </w:rPr>
          <w:t>6.2.2</w:t>
        </w:r>
        <w:r>
          <w:rPr>
            <w:rFonts w:asciiTheme="minorHAnsi" w:eastAsiaTheme="minorEastAsia" w:hAnsiTheme="minorHAnsi" w:cstheme="minorBidi"/>
            <w:noProof/>
            <w:lang w:eastAsia="ja-JP"/>
          </w:rPr>
          <w:tab/>
        </w:r>
        <w:r>
          <w:rPr>
            <w:noProof/>
          </w:rPr>
          <w:t>Internal Interface Design</w:t>
        </w:r>
        <w:r>
          <w:rPr>
            <w:noProof/>
          </w:rPr>
          <w:tab/>
        </w:r>
        <w:r>
          <w:rPr>
            <w:noProof/>
          </w:rPr>
          <w:fldChar w:fldCharType="begin"/>
        </w:r>
        <w:r>
          <w:rPr>
            <w:noProof/>
          </w:rPr>
          <w:instrText xml:space="preserve"> PAGEREF _Toc239661953 \h </w:instrText>
        </w:r>
      </w:ins>
      <w:r>
        <w:rPr>
          <w:noProof/>
        </w:rPr>
      </w:r>
      <w:r>
        <w:rPr>
          <w:noProof/>
        </w:rPr>
        <w:fldChar w:fldCharType="separate"/>
      </w:r>
      <w:ins w:id="255" w:author="Sean Hardman" w:date="2013-09-01T16:06:00Z">
        <w:r w:rsidR="00786F19">
          <w:rPr>
            <w:noProof/>
          </w:rPr>
          <w:t>23</w:t>
        </w:r>
      </w:ins>
      <w:ins w:id="256" w:author="Sean Hardman" w:date="2013-09-01T13:36:00Z">
        <w:r>
          <w:rPr>
            <w:noProof/>
          </w:rPr>
          <w:fldChar w:fldCharType="end"/>
        </w:r>
      </w:ins>
    </w:p>
    <w:p w14:paraId="2ACC71D1" w14:textId="77777777" w:rsidR="003F249E" w:rsidRDefault="003F249E">
      <w:pPr>
        <w:pStyle w:val="TOC2"/>
        <w:tabs>
          <w:tab w:val="left" w:pos="862"/>
        </w:tabs>
        <w:ind w:left="0" w:firstLine="0"/>
        <w:rPr>
          <w:ins w:id="257" w:author="Sean Hardman" w:date="2013-09-01T13:36:00Z"/>
          <w:rFonts w:asciiTheme="minorHAnsi" w:eastAsiaTheme="minorEastAsia" w:hAnsiTheme="minorHAnsi" w:cstheme="minorBidi"/>
          <w:lang w:eastAsia="ja-JP"/>
        </w:rPr>
        <w:pPrChange w:id="258" w:author="Sean Hardman" w:date="2013-09-01T13:36:00Z">
          <w:pPr>
            <w:pStyle w:val="TOC2"/>
            <w:tabs>
              <w:tab w:val="left" w:pos="862"/>
            </w:tabs>
          </w:pPr>
        </w:pPrChange>
      </w:pPr>
      <w:ins w:id="259" w:author="Sean Hardman" w:date="2013-09-01T13:36:00Z">
        <w:r>
          <w:t>6.3</w:t>
        </w:r>
        <w:r>
          <w:rPr>
            <w:rFonts w:asciiTheme="minorHAnsi" w:eastAsiaTheme="minorEastAsia" w:hAnsiTheme="minorHAnsi" w:cstheme="minorBidi"/>
            <w:lang w:eastAsia="ja-JP"/>
          </w:rPr>
          <w:tab/>
        </w:r>
        <w:r>
          <w:t>Data Model</w:t>
        </w:r>
        <w:r>
          <w:tab/>
        </w:r>
        <w:r>
          <w:fldChar w:fldCharType="begin"/>
        </w:r>
        <w:r>
          <w:instrText xml:space="preserve"> PAGEREF _Toc239661954 \h </w:instrText>
        </w:r>
      </w:ins>
      <w:r>
        <w:fldChar w:fldCharType="separate"/>
      </w:r>
      <w:ins w:id="260" w:author="Sean Hardman" w:date="2013-09-01T16:06:00Z">
        <w:r w:rsidR="00786F19">
          <w:t>23</w:t>
        </w:r>
      </w:ins>
      <w:ins w:id="261" w:author="Sean Hardman" w:date="2013-09-01T13:36:00Z">
        <w:r>
          <w:fldChar w:fldCharType="end"/>
        </w:r>
      </w:ins>
    </w:p>
    <w:p w14:paraId="003718B3" w14:textId="77777777" w:rsidR="003F249E" w:rsidRDefault="003F249E">
      <w:pPr>
        <w:pStyle w:val="TOC1"/>
        <w:tabs>
          <w:tab w:val="left" w:pos="574"/>
        </w:tabs>
        <w:ind w:left="0" w:firstLine="0"/>
        <w:rPr>
          <w:ins w:id="262" w:author="Sean Hardman" w:date="2013-09-01T13:36:00Z"/>
          <w:rFonts w:asciiTheme="minorHAnsi" w:eastAsiaTheme="minorEastAsia" w:hAnsiTheme="minorHAnsi" w:cstheme="minorBidi"/>
          <w:b w:val="0"/>
          <w:caps w:val="0"/>
          <w:lang w:eastAsia="ja-JP"/>
        </w:rPr>
        <w:pPrChange w:id="263" w:author="Sean Hardman" w:date="2013-09-01T13:36:00Z">
          <w:pPr>
            <w:pStyle w:val="TOC1"/>
            <w:tabs>
              <w:tab w:val="left" w:pos="574"/>
            </w:tabs>
          </w:pPr>
        </w:pPrChange>
      </w:pPr>
      <w:ins w:id="264" w:author="Sean Hardman" w:date="2013-09-01T13:36:00Z">
        <w:r>
          <w:t>7.0</w:t>
        </w:r>
        <w:r>
          <w:rPr>
            <w:rFonts w:asciiTheme="minorHAnsi" w:eastAsiaTheme="minorEastAsia" w:hAnsiTheme="minorHAnsi" w:cstheme="minorBidi"/>
            <w:b w:val="0"/>
            <w:caps w:val="0"/>
            <w:lang w:eastAsia="ja-JP"/>
          </w:rPr>
          <w:tab/>
        </w:r>
        <w:r>
          <w:t>ANALYSIS</w:t>
        </w:r>
        <w:r>
          <w:tab/>
        </w:r>
        <w:r>
          <w:fldChar w:fldCharType="begin"/>
        </w:r>
        <w:r>
          <w:instrText xml:space="preserve"> PAGEREF _Toc239661955 \h </w:instrText>
        </w:r>
      </w:ins>
      <w:r>
        <w:fldChar w:fldCharType="separate"/>
      </w:r>
      <w:ins w:id="265" w:author="Sean Hardman" w:date="2013-09-01T16:06:00Z">
        <w:r w:rsidR="00786F19">
          <w:t>26</w:t>
        </w:r>
      </w:ins>
      <w:ins w:id="266" w:author="Sean Hardman" w:date="2013-09-01T13:36:00Z">
        <w:r>
          <w:fldChar w:fldCharType="end"/>
        </w:r>
      </w:ins>
    </w:p>
    <w:p w14:paraId="5CBB403A" w14:textId="77777777" w:rsidR="003F249E" w:rsidRDefault="003F249E">
      <w:pPr>
        <w:pStyle w:val="TOC1"/>
        <w:tabs>
          <w:tab w:val="left" w:pos="574"/>
        </w:tabs>
        <w:ind w:left="0" w:firstLine="0"/>
        <w:rPr>
          <w:ins w:id="267" w:author="Sean Hardman" w:date="2013-09-01T13:36:00Z"/>
          <w:rFonts w:asciiTheme="minorHAnsi" w:eastAsiaTheme="minorEastAsia" w:hAnsiTheme="minorHAnsi" w:cstheme="minorBidi"/>
          <w:b w:val="0"/>
          <w:caps w:val="0"/>
          <w:lang w:eastAsia="ja-JP"/>
        </w:rPr>
        <w:pPrChange w:id="268" w:author="Sean Hardman" w:date="2013-09-01T13:36:00Z">
          <w:pPr>
            <w:pStyle w:val="TOC1"/>
            <w:tabs>
              <w:tab w:val="left" w:pos="574"/>
            </w:tabs>
          </w:pPr>
        </w:pPrChange>
      </w:pPr>
      <w:ins w:id="269" w:author="Sean Hardman" w:date="2013-09-01T13:36:00Z">
        <w:r>
          <w:t>8.0</w:t>
        </w:r>
        <w:r>
          <w:rPr>
            <w:rFonts w:asciiTheme="minorHAnsi" w:eastAsiaTheme="minorEastAsia" w:hAnsiTheme="minorHAnsi" w:cstheme="minorBidi"/>
            <w:b w:val="0"/>
            <w:caps w:val="0"/>
            <w:lang w:eastAsia="ja-JP"/>
          </w:rPr>
          <w:tab/>
        </w:r>
        <w:r>
          <w:t>IMPLEMENTATION</w:t>
        </w:r>
        <w:r>
          <w:tab/>
        </w:r>
        <w:r>
          <w:fldChar w:fldCharType="begin"/>
        </w:r>
        <w:r>
          <w:instrText xml:space="preserve"> PAGEREF _Toc239661956 \h </w:instrText>
        </w:r>
      </w:ins>
      <w:r>
        <w:fldChar w:fldCharType="separate"/>
      </w:r>
      <w:ins w:id="270" w:author="Sean Hardman" w:date="2013-09-01T16:06:00Z">
        <w:r w:rsidR="00786F19">
          <w:t>28</w:t>
        </w:r>
      </w:ins>
      <w:ins w:id="271" w:author="Sean Hardman" w:date="2013-09-01T13:36:00Z">
        <w:r>
          <w:fldChar w:fldCharType="end"/>
        </w:r>
      </w:ins>
    </w:p>
    <w:p w14:paraId="169BC991" w14:textId="77777777" w:rsidR="003F249E" w:rsidRDefault="003F249E">
      <w:pPr>
        <w:pStyle w:val="TOC1"/>
        <w:tabs>
          <w:tab w:val="left" w:pos="574"/>
        </w:tabs>
        <w:ind w:left="0" w:firstLine="0"/>
        <w:rPr>
          <w:ins w:id="272" w:author="Sean Hardman" w:date="2013-09-01T13:36:00Z"/>
          <w:rFonts w:asciiTheme="minorHAnsi" w:eastAsiaTheme="minorEastAsia" w:hAnsiTheme="minorHAnsi" w:cstheme="minorBidi"/>
          <w:b w:val="0"/>
          <w:caps w:val="0"/>
          <w:lang w:eastAsia="ja-JP"/>
        </w:rPr>
        <w:pPrChange w:id="273" w:author="Sean Hardman" w:date="2013-09-01T13:36:00Z">
          <w:pPr>
            <w:pStyle w:val="TOC1"/>
            <w:tabs>
              <w:tab w:val="left" w:pos="574"/>
            </w:tabs>
          </w:pPr>
        </w:pPrChange>
      </w:pPr>
      <w:ins w:id="274" w:author="Sean Hardman" w:date="2013-09-01T13:36:00Z">
        <w:r>
          <w:t>9.0</w:t>
        </w:r>
        <w:r>
          <w:rPr>
            <w:rFonts w:asciiTheme="minorHAnsi" w:eastAsiaTheme="minorEastAsia" w:hAnsiTheme="minorHAnsi" w:cstheme="minorBidi"/>
            <w:b w:val="0"/>
            <w:caps w:val="0"/>
            <w:lang w:eastAsia="ja-JP"/>
          </w:rPr>
          <w:tab/>
        </w:r>
        <w:r>
          <w:t>DETAILED DESIGN</w:t>
        </w:r>
        <w:r>
          <w:tab/>
        </w:r>
        <w:r>
          <w:fldChar w:fldCharType="begin"/>
        </w:r>
        <w:r>
          <w:instrText xml:space="preserve"> PAGEREF _Toc239661957 \h </w:instrText>
        </w:r>
      </w:ins>
      <w:r>
        <w:fldChar w:fldCharType="separate"/>
      </w:r>
      <w:ins w:id="275" w:author="Sean Hardman" w:date="2013-09-01T16:06:00Z">
        <w:r w:rsidR="00786F19">
          <w:t>31</w:t>
        </w:r>
      </w:ins>
      <w:ins w:id="276" w:author="Sean Hardman" w:date="2013-09-01T13:36:00Z">
        <w:r>
          <w:fldChar w:fldCharType="end"/>
        </w:r>
      </w:ins>
    </w:p>
    <w:p w14:paraId="71906F07" w14:textId="77777777" w:rsidR="003F249E" w:rsidRDefault="003F249E">
      <w:pPr>
        <w:pStyle w:val="TOC1"/>
        <w:tabs>
          <w:tab w:val="left" w:pos="1872"/>
        </w:tabs>
        <w:ind w:left="0" w:firstLine="0"/>
        <w:rPr>
          <w:ins w:id="277" w:author="Sean Hardman" w:date="2013-09-01T13:36:00Z"/>
          <w:rFonts w:asciiTheme="minorHAnsi" w:eastAsiaTheme="minorEastAsia" w:hAnsiTheme="minorHAnsi" w:cstheme="minorBidi"/>
          <w:b w:val="0"/>
          <w:caps w:val="0"/>
          <w:lang w:eastAsia="ja-JP"/>
        </w:rPr>
        <w:pPrChange w:id="278" w:author="Sean Hardman" w:date="2013-09-01T13:36:00Z">
          <w:pPr>
            <w:pStyle w:val="TOC1"/>
            <w:tabs>
              <w:tab w:val="left" w:pos="1872"/>
            </w:tabs>
          </w:pPr>
        </w:pPrChange>
      </w:pPr>
      <w:ins w:id="279" w:author="Sean Hardman" w:date="2013-09-01T13:36:00Z">
        <w:r>
          <w:t>APPENDIX A</w:t>
        </w:r>
        <w:r>
          <w:rPr>
            <w:rFonts w:asciiTheme="minorHAnsi" w:eastAsiaTheme="minorEastAsia" w:hAnsiTheme="minorHAnsi" w:cstheme="minorBidi"/>
            <w:b w:val="0"/>
            <w:caps w:val="0"/>
            <w:lang w:eastAsia="ja-JP"/>
          </w:rPr>
          <w:tab/>
        </w:r>
        <w:r>
          <w:t>Acronyms</w:t>
        </w:r>
        <w:r>
          <w:tab/>
        </w:r>
        <w:r>
          <w:fldChar w:fldCharType="begin"/>
        </w:r>
        <w:r>
          <w:instrText xml:space="preserve"> PAGEREF _Toc239661958 \h </w:instrText>
        </w:r>
      </w:ins>
      <w:r>
        <w:fldChar w:fldCharType="separate"/>
      </w:r>
      <w:ins w:id="280" w:author="Sean Hardman" w:date="2013-09-01T16:06:00Z">
        <w:r w:rsidR="00786F19">
          <w:t>32</w:t>
        </w:r>
      </w:ins>
      <w:ins w:id="281" w:author="Sean Hardman" w:date="2013-09-01T13:36:00Z">
        <w:r>
          <w:fldChar w:fldCharType="end"/>
        </w:r>
      </w:ins>
    </w:p>
    <w:p w14:paraId="4D0057F4" w14:textId="77777777" w:rsidR="003F249E" w:rsidDel="003F249E" w:rsidRDefault="003F249E">
      <w:pPr>
        <w:pStyle w:val="TOC1"/>
        <w:ind w:left="0" w:firstLine="0"/>
        <w:rPr>
          <w:del w:id="282" w:author="Sean Hardman" w:date="2013-09-01T13:36:00Z"/>
        </w:rPr>
        <w:pPrChange w:id="283" w:author="Sean Hardman" w:date="2013-09-01T13:36:00Z">
          <w:pPr>
            <w:pStyle w:val="TOC1"/>
          </w:pPr>
        </w:pPrChange>
      </w:pPr>
    </w:p>
    <w:p w14:paraId="213B0196" w14:textId="77777777" w:rsidR="006571EC" w:rsidRDefault="003F249E">
      <w:pPr>
        <w:pStyle w:val="TOC1"/>
      </w:pPr>
      <w:ins w:id="284" w:author="Sean Hardman" w:date="2013-09-01T13:36:00Z">
        <w:r>
          <w:fldChar w:fldCharType="end"/>
        </w:r>
      </w:ins>
    </w:p>
    <w:p w14:paraId="6FB89814" w14:textId="77777777" w:rsidR="006571EC" w:rsidRDefault="006571EC">
      <w:pPr>
        <w:rPr>
          <w:rFonts w:ascii="Times" w:hAnsi="Times"/>
          <w:b/>
          <w:sz w:val="28"/>
        </w:rPr>
      </w:pPr>
    </w:p>
    <w:p w14:paraId="17AF2723" w14:textId="77777777" w:rsidR="006571EC" w:rsidRDefault="006571EC">
      <w:pPr>
        <w:pStyle w:val="Heading1"/>
        <w:sectPr w:rsidR="006571EC">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pgNumType w:fmt="lowerRoman" w:start="1"/>
          <w:cols w:space="720"/>
          <w:titlePg/>
        </w:sectPr>
      </w:pPr>
    </w:p>
    <w:p w14:paraId="357D2489" w14:textId="77777777" w:rsidR="006571EC" w:rsidRDefault="006571EC">
      <w:pPr>
        <w:pStyle w:val="Heading1"/>
      </w:pPr>
      <w:bookmarkStart w:id="285" w:name="_Toc239661928"/>
      <w:r>
        <w:lastRenderedPageBreak/>
        <w:t>INTRODUCTION</w:t>
      </w:r>
      <w:bookmarkEnd w:id="285"/>
    </w:p>
    <w:p w14:paraId="1CEF65CD" w14:textId="77777777" w:rsidR="006571EC" w:rsidRDefault="006571EC" w:rsidP="006571EC">
      <w:pPr>
        <w:jc w:val="both"/>
      </w:pPr>
    </w:p>
    <w:p w14:paraId="27212EA2" w14:textId="77777777" w:rsidR="006571EC" w:rsidRDefault="006571EC" w:rsidP="006571EC">
      <w:pPr>
        <w:jc w:val="both"/>
      </w:pPr>
      <w:r>
        <w:t xml:space="preserve">The </w:t>
      </w:r>
      <w:del w:id="286" w:author="Sean Hardman" w:date="2013-09-01T13:31:00Z">
        <w:r w:rsidDel="003F249E">
          <w:delText>PDS 2010</w:delText>
        </w:r>
      </w:del>
      <w:ins w:id="287" w:author="Sean Hardman" w:date="2013-09-01T13:31:00Z">
        <w:r w:rsidR="003F249E">
          <w:t>PDS4</w:t>
        </w:r>
      </w:ins>
      <w:r>
        <w:t xml:space="preserve"> effort will overhaul</w:t>
      </w:r>
      <w:r w:rsidRPr="002730D7">
        <w:t xml:space="preserve"> the PDS data architecture (e.g., data model, data structures, d</w:t>
      </w:r>
      <w:r>
        <w:t xml:space="preserve">ata dictionary, </w:t>
      </w:r>
      <w:proofErr w:type="spellStart"/>
      <w:r>
        <w:t>etc</w:t>
      </w:r>
      <w:proofErr w:type="spellEnd"/>
      <w:r>
        <w:t>) and deploy</w:t>
      </w:r>
      <w:r w:rsidRPr="002730D7">
        <w:t xml:space="preserve"> a software system (online data services, distributed data catalog, </w:t>
      </w:r>
      <w:proofErr w:type="spellStart"/>
      <w:r w:rsidRPr="002730D7">
        <w:t>etc</w:t>
      </w:r>
      <w:proofErr w:type="spellEnd"/>
      <w:r w:rsidRPr="002730D7">
        <w:t>) that fully embraces the PDS federation as an integrated system while leveraging modern information technology.</w:t>
      </w:r>
    </w:p>
    <w:p w14:paraId="3F06C96E" w14:textId="77777777" w:rsidR="006571EC" w:rsidRDefault="006571EC" w:rsidP="006571EC">
      <w:pPr>
        <w:jc w:val="both"/>
      </w:pPr>
    </w:p>
    <w:p w14:paraId="026A4CDE" w14:textId="77777777" w:rsidR="006571EC" w:rsidRDefault="006571EC" w:rsidP="006571EC">
      <w:pPr>
        <w:jc w:val="both"/>
      </w:pPr>
      <w:r>
        <w:t xml:space="preserve">This service provides functionality for tracking, auditing, locating, and maintaining </w:t>
      </w:r>
      <w:r w:rsidR="007C52E7">
        <w:t xml:space="preserve">artifacts </w:t>
      </w:r>
      <w:r>
        <w:t xml:space="preserve">within the system. These </w:t>
      </w:r>
      <w:r w:rsidR="007C52E7">
        <w:t xml:space="preserve">artifacts </w:t>
      </w:r>
      <w:r>
        <w:t xml:space="preserve">can range from data files and label files, schemas, dictionary definitions for objects and elements, </w:t>
      </w:r>
      <w:r w:rsidR="00FE6759">
        <w:t>services, etc</w:t>
      </w:r>
      <w:r>
        <w:t>.</w:t>
      </w:r>
    </w:p>
    <w:p w14:paraId="43139433" w14:textId="77777777" w:rsidR="006571EC" w:rsidRDefault="006571EC" w:rsidP="006571EC">
      <w:pPr>
        <w:jc w:val="both"/>
      </w:pPr>
    </w:p>
    <w:p w14:paraId="6129412B" w14:textId="77777777" w:rsidR="006571EC" w:rsidRDefault="006571EC">
      <w:pPr>
        <w:pStyle w:val="Heading2"/>
      </w:pPr>
      <w:bookmarkStart w:id="288" w:name="_Toc239661929"/>
      <w:r>
        <w:t>Document Scope and Purpose</w:t>
      </w:r>
      <w:bookmarkEnd w:id="288"/>
      <w:r>
        <w:t xml:space="preserve"> </w:t>
      </w:r>
    </w:p>
    <w:p w14:paraId="06B5FAE5" w14:textId="77777777" w:rsidR="006571EC" w:rsidRDefault="006571EC" w:rsidP="006571EC">
      <w:pPr>
        <w:jc w:val="both"/>
      </w:pPr>
    </w:p>
    <w:p w14:paraId="0E66E8BA" w14:textId="77777777" w:rsidR="006571EC" w:rsidRDefault="006571EC" w:rsidP="006571EC">
      <w:pPr>
        <w:jc w:val="both"/>
      </w:pPr>
      <w:r>
        <w:t xml:space="preserve">This document addresses the use cases, requirements and software design of the Registry service within the </w:t>
      </w:r>
      <w:del w:id="289" w:author="Sean Hardman" w:date="2013-09-01T13:31:00Z">
        <w:r w:rsidDel="003F249E">
          <w:delText>PDS 2010</w:delText>
        </w:r>
      </w:del>
      <w:ins w:id="290" w:author="Sean Hardman" w:date="2013-09-01T13:31:00Z">
        <w:r w:rsidR="003F249E">
          <w:t>PDS4</w:t>
        </w:r>
      </w:ins>
      <w:r>
        <w:t xml:space="preserve"> data system. This document is intended for the reviewer of the service as well as the developer and tester of the service.</w:t>
      </w:r>
    </w:p>
    <w:p w14:paraId="1CFAF0A1" w14:textId="77777777" w:rsidR="006571EC" w:rsidRDefault="006571EC" w:rsidP="006571EC">
      <w:pPr>
        <w:jc w:val="both"/>
      </w:pPr>
    </w:p>
    <w:p w14:paraId="61EE07C9" w14:textId="77777777" w:rsidR="006571EC" w:rsidRDefault="006571EC">
      <w:pPr>
        <w:pStyle w:val="Heading2"/>
      </w:pPr>
      <w:bookmarkStart w:id="291" w:name="_Toc239661930"/>
      <w:r>
        <w:t>Method</w:t>
      </w:r>
      <w:bookmarkEnd w:id="291"/>
      <w:r>
        <w:t xml:space="preserve"> </w:t>
      </w:r>
    </w:p>
    <w:p w14:paraId="03AD85D0" w14:textId="77777777" w:rsidR="006571EC" w:rsidRDefault="006571EC" w:rsidP="006571EC">
      <w:pPr>
        <w:jc w:val="both"/>
      </w:pPr>
    </w:p>
    <w:p w14:paraId="32F31D3B" w14:textId="77777777" w:rsidR="006571EC" w:rsidRDefault="006571EC" w:rsidP="006571EC">
      <w:pPr>
        <w:jc w:val="both"/>
      </w:pPr>
      <w:r w:rsidRPr="00455A94">
        <w:t>This combined Software Requirement</w:t>
      </w:r>
      <w:r>
        <w:t>s</w:t>
      </w:r>
      <w:r w:rsidRPr="00455A94">
        <w:t xml:space="preserve"> and Software Design Document (SRD/SDD) represents the software </w:t>
      </w:r>
      <w:r>
        <w:t xml:space="preserve">by defining use cases and requirements and by </w:t>
      </w:r>
      <w:r w:rsidRPr="00455A94">
        <w:t xml:space="preserve">using architecture diagrams, functional descriptions, context diagrams and data flow diagrams for the high-level design. </w:t>
      </w:r>
      <w:r>
        <w:t>UML diagrams will</w:t>
      </w:r>
      <w:r w:rsidRPr="00455A94">
        <w:t xml:space="preserve"> </w:t>
      </w:r>
      <w:r>
        <w:t xml:space="preserve">illustrate the </w:t>
      </w:r>
      <w:r w:rsidRPr="00455A94">
        <w:t>detailed design.</w:t>
      </w:r>
    </w:p>
    <w:p w14:paraId="33B541C4" w14:textId="77777777" w:rsidR="006571EC" w:rsidRDefault="006571EC" w:rsidP="006571EC">
      <w:pPr>
        <w:jc w:val="both"/>
      </w:pPr>
    </w:p>
    <w:p w14:paraId="4BA8D42B" w14:textId="77777777" w:rsidR="006571EC" w:rsidRDefault="006571EC">
      <w:pPr>
        <w:pStyle w:val="Heading2"/>
      </w:pPr>
      <w:bookmarkStart w:id="292" w:name="_Toc239661931"/>
      <w:r>
        <w:t>Notation</w:t>
      </w:r>
      <w:bookmarkEnd w:id="292"/>
      <w:r>
        <w:t xml:space="preserve"> </w:t>
      </w:r>
    </w:p>
    <w:p w14:paraId="26E058E7" w14:textId="77777777" w:rsidR="006571EC" w:rsidRDefault="006571EC" w:rsidP="006571EC">
      <w:pPr>
        <w:jc w:val="both"/>
      </w:pPr>
    </w:p>
    <w:p w14:paraId="07BF633F" w14:textId="77777777" w:rsidR="006571EC" w:rsidRDefault="006571EC" w:rsidP="006571EC">
      <w:pPr>
        <w:jc w:val="both"/>
      </w:pPr>
      <w:r>
        <w:t xml:space="preserve">The numbering of the requirements in this document will be formatted as </w:t>
      </w:r>
      <w:r w:rsidRPr="00270032">
        <w:rPr>
          <w:b/>
        </w:rPr>
        <w:t>LX.</w:t>
      </w:r>
      <w:r>
        <w:rPr>
          <w:b/>
        </w:rPr>
        <w:t>REG</w:t>
      </w:r>
      <w:r w:rsidRPr="00270032">
        <w:rPr>
          <w:b/>
        </w:rPr>
        <w:t>.</w:t>
      </w:r>
      <w:r>
        <w:rPr>
          <w:b/>
        </w:rPr>
        <w:t>AA</w:t>
      </w:r>
      <w:r w:rsidRPr="00270032">
        <w:rPr>
          <w:b/>
        </w:rPr>
        <w:t>.X</w:t>
      </w:r>
      <w:r>
        <w:t>, where:</w:t>
      </w:r>
    </w:p>
    <w:p w14:paraId="544F2CBF" w14:textId="77777777" w:rsidR="006571EC" w:rsidRDefault="006571EC" w:rsidP="006571EC">
      <w:pPr>
        <w:numPr>
          <w:ilvl w:val="0"/>
          <w:numId w:val="2"/>
        </w:numPr>
      </w:pPr>
      <w:r w:rsidRPr="00270032">
        <w:rPr>
          <w:b/>
        </w:rPr>
        <w:t>LX</w:t>
      </w:r>
      <w:r>
        <w:t xml:space="preserve"> represents the requirements level where X is a number.</w:t>
      </w:r>
    </w:p>
    <w:p w14:paraId="7C747273" w14:textId="77777777" w:rsidR="006571EC" w:rsidRDefault="006571EC" w:rsidP="006571EC">
      <w:pPr>
        <w:numPr>
          <w:ilvl w:val="0"/>
          <w:numId w:val="2"/>
        </w:numPr>
      </w:pPr>
      <w:r>
        <w:rPr>
          <w:b/>
        </w:rPr>
        <w:t>REG</w:t>
      </w:r>
      <w:r>
        <w:t xml:space="preserve"> is an abbreviation representing the registry requirements section for the specified level.</w:t>
      </w:r>
    </w:p>
    <w:p w14:paraId="1A57A888" w14:textId="77777777" w:rsidR="006571EC" w:rsidRDefault="006571EC" w:rsidP="006571EC">
      <w:pPr>
        <w:numPr>
          <w:ilvl w:val="0"/>
          <w:numId w:val="2"/>
        </w:numPr>
      </w:pPr>
      <w:r w:rsidRPr="00270032">
        <w:rPr>
          <w:b/>
        </w:rPr>
        <w:t>AA</w:t>
      </w:r>
      <w:r>
        <w:t xml:space="preserve"> is a two-letter abbreviation representing the requirement sub-category (optional).</w:t>
      </w:r>
    </w:p>
    <w:p w14:paraId="2FE91B89" w14:textId="77777777" w:rsidR="006571EC" w:rsidRDefault="006571EC" w:rsidP="006571EC">
      <w:pPr>
        <w:numPr>
          <w:ilvl w:val="0"/>
          <w:numId w:val="2"/>
        </w:numPr>
      </w:pPr>
      <w:r w:rsidRPr="00270032">
        <w:rPr>
          <w:b/>
        </w:rPr>
        <w:t>X</w:t>
      </w:r>
      <w:r>
        <w:t xml:space="preserve"> is a unique number within the section and optional sub-category for the requirement.</w:t>
      </w:r>
    </w:p>
    <w:p w14:paraId="1CD21E1B" w14:textId="77777777" w:rsidR="006571EC" w:rsidRDefault="006571EC" w:rsidP="006571EC">
      <w:pPr>
        <w:jc w:val="both"/>
      </w:pPr>
    </w:p>
    <w:p w14:paraId="43D9A24A" w14:textId="77777777" w:rsidR="006571EC" w:rsidRDefault="006571EC" w:rsidP="006571EC">
      <w:pPr>
        <w:jc w:val="both"/>
      </w:pPr>
      <w:r>
        <w:t>Following the text of a requirement may be a reference to the requirement or use case from which it was derived. The reference will be in parenthesis. A paragraph following a requirement, which is indented and has a reduced font size, represents a comment providing additional insight for the requirement that it follows. This comment is not part of the requirement for development or testing purposes.</w:t>
      </w:r>
    </w:p>
    <w:p w14:paraId="0F33B85E" w14:textId="77777777" w:rsidR="006571EC" w:rsidRDefault="006571EC" w:rsidP="006571EC">
      <w:pPr>
        <w:jc w:val="both"/>
      </w:pPr>
    </w:p>
    <w:p w14:paraId="4E34AC90" w14:textId="77777777" w:rsidR="006571EC" w:rsidRDefault="006571EC" w:rsidP="006571EC">
      <w:pPr>
        <w:pStyle w:val="Heading2"/>
      </w:pPr>
      <w:bookmarkStart w:id="293" w:name="_Toc239661932"/>
      <w:r>
        <w:lastRenderedPageBreak/>
        <w:t>Controlling Documents</w:t>
      </w:r>
      <w:bookmarkEnd w:id="293"/>
    </w:p>
    <w:p w14:paraId="55CCF5EA" w14:textId="77777777" w:rsidR="006571EC" w:rsidRDefault="006571EC">
      <w:pPr>
        <w:jc w:val="both"/>
      </w:pPr>
    </w:p>
    <w:p w14:paraId="3302F789" w14:textId="77777777" w:rsidR="006571EC" w:rsidRDefault="006571EC" w:rsidP="006571EC">
      <w:pPr>
        <w:ind w:left="720" w:hanging="720"/>
        <w:jc w:val="both"/>
      </w:pPr>
      <w:r>
        <w:t>[1</w:t>
      </w:r>
      <w:r w:rsidRPr="00A23D75">
        <w:t>]</w:t>
      </w:r>
      <w:r w:rsidRPr="00A23D75">
        <w:tab/>
        <w:t xml:space="preserve">Planetary Data System (PDS) Level 1, 2 and 3 Requirements, </w:t>
      </w:r>
      <w:r>
        <w:t>March 26, 2010</w:t>
      </w:r>
      <w:r w:rsidRPr="00A23D75">
        <w:t>.</w:t>
      </w:r>
    </w:p>
    <w:p w14:paraId="13DF2155" w14:textId="77777777" w:rsidR="006571EC" w:rsidRDefault="006571EC">
      <w:pPr>
        <w:jc w:val="both"/>
      </w:pPr>
    </w:p>
    <w:p w14:paraId="720E7632" w14:textId="77777777" w:rsidR="006571EC" w:rsidRDefault="006571EC" w:rsidP="006571EC">
      <w:pPr>
        <w:ind w:left="720" w:hanging="720"/>
      </w:pPr>
      <w:r>
        <w:t>[2</w:t>
      </w:r>
      <w:r w:rsidRPr="00A23D75">
        <w:t>]</w:t>
      </w:r>
      <w:r w:rsidRPr="00A23D75">
        <w:tab/>
      </w:r>
      <w:del w:id="294" w:author="Sean Hardman" w:date="2013-09-01T13:32:00Z">
        <w:r w:rsidRPr="00A23D75" w:rsidDel="003F249E">
          <w:delText xml:space="preserve">Planetary Data System (PDS) </w:delText>
        </w:r>
        <w:r w:rsidDel="003F249E">
          <w:delText>2010</w:delText>
        </w:r>
      </w:del>
      <w:ins w:id="295" w:author="Sean Hardman" w:date="2013-09-01T13:32:00Z">
        <w:r w:rsidR="003F249E">
          <w:t>PDS4</w:t>
        </w:r>
      </w:ins>
      <w:r>
        <w:t xml:space="preserve"> Project Plan, </w:t>
      </w:r>
      <w:del w:id="296" w:author="Sean Hardman" w:date="2013-09-01T13:32:00Z">
        <w:r w:rsidDel="003F249E">
          <w:delText>February 2010</w:delText>
        </w:r>
      </w:del>
      <w:ins w:id="297" w:author="Sean Hardman" w:date="2013-09-01T13:32:00Z">
        <w:r w:rsidR="003F249E">
          <w:t>July 17, 2013</w:t>
        </w:r>
      </w:ins>
      <w:r w:rsidRPr="00A23D75">
        <w:t>.</w:t>
      </w:r>
    </w:p>
    <w:p w14:paraId="2FD93E79" w14:textId="77777777" w:rsidR="006571EC" w:rsidRDefault="006571EC" w:rsidP="006571EC">
      <w:pPr>
        <w:ind w:left="720" w:hanging="720"/>
        <w:jc w:val="both"/>
      </w:pPr>
    </w:p>
    <w:p w14:paraId="3C3E676C" w14:textId="77777777" w:rsidR="006571EC" w:rsidRDefault="006571EC" w:rsidP="006571EC">
      <w:pPr>
        <w:ind w:left="720" w:hanging="720"/>
        <w:jc w:val="both"/>
      </w:pPr>
      <w:r>
        <w:t>[3]</w:t>
      </w:r>
      <w:r>
        <w:tab/>
      </w:r>
      <w:del w:id="298" w:author="Sean Hardman" w:date="2013-09-01T13:32:00Z">
        <w:r w:rsidDel="003F249E">
          <w:delText>Planetary Data System (PDS) 2010</w:delText>
        </w:r>
      </w:del>
      <w:ins w:id="299" w:author="Sean Hardman" w:date="2013-09-01T13:32:00Z">
        <w:r w:rsidR="003F249E">
          <w:t>PDS4</w:t>
        </w:r>
      </w:ins>
      <w:r>
        <w:t xml:space="preserve"> System Architecture Specification, Version 1.</w:t>
      </w:r>
      <w:ins w:id="300" w:author="Sean Hardman" w:date="2013-09-01T13:32:00Z">
        <w:r w:rsidR="003F249E">
          <w:t>3</w:t>
        </w:r>
      </w:ins>
      <w:del w:id="301" w:author="Sean Hardman" w:date="2013-09-01T13:32:00Z">
        <w:r w:rsidR="000B3DA5" w:rsidDel="003F249E">
          <w:delText>2</w:delText>
        </w:r>
      </w:del>
      <w:r>
        <w:t xml:space="preserve">, </w:t>
      </w:r>
      <w:del w:id="302" w:author="Sean Hardman" w:date="2013-09-01T13:32:00Z">
        <w:r w:rsidDel="003F249E">
          <w:delText xml:space="preserve">May </w:delText>
        </w:r>
        <w:r w:rsidR="000B3DA5" w:rsidDel="003F249E">
          <w:delText>2</w:delText>
        </w:r>
        <w:r w:rsidDel="003F249E">
          <w:delText>5, 201</w:delText>
        </w:r>
        <w:r w:rsidR="000B3DA5" w:rsidDel="003F249E">
          <w:delText>1</w:delText>
        </w:r>
      </w:del>
      <w:ins w:id="303" w:author="Sean Hardman" w:date="2013-09-01T13:32:00Z">
        <w:r w:rsidR="003F249E">
          <w:t>September 1, 2013</w:t>
        </w:r>
      </w:ins>
      <w:r>
        <w:t>.</w:t>
      </w:r>
    </w:p>
    <w:p w14:paraId="41126E4E" w14:textId="77777777" w:rsidR="006571EC" w:rsidRDefault="006571EC">
      <w:pPr>
        <w:jc w:val="both"/>
      </w:pPr>
    </w:p>
    <w:p w14:paraId="7B1E7887" w14:textId="77777777" w:rsidR="006571EC" w:rsidRDefault="006571EC" w:rsidP="006571EC">
      <w:pPr>
        <w:ind w:left="720" w:hanging="720"/>
        <w:jc w:val="both"/>
      </w:pPr>
      <w:r>
        <w:t>[4]</w:t>
      </w:r>
      <w:r>
        <w:tab/>
      </w:r>
      <w:del w:id="304" w:author="Sean Hardman" w:date="2013-09-01T13:32:00Z">
        <w:r w:rsidDel="003F249E">
          <w:delText>Planetary Data System (PDS) 2010</w:delText>
        </w:r>
      </w:del>
      <w:ins w:id="305" w:author="Sean Hardman" w:date="2013-09-01T13:32:00Z">
        <w:r w:rsidR="003F249E">
          <w:t>PDS4</w:t>
        </w:r>
      </w:ins>
      <w:r>
        <w:t xml:space="preserve"> Operations Concept, </w:t>
      </w:r>
      <w:del w:id="306" w:author="Sean Hardman" w:date="2013-09-01T13:32:00Z">
        <w:r w:rsidDel="003F249E">
          <w:delText>February 2010</w:delText>
        </w:r>
      </w:del>
      <w:ins w:id="307" w:author="Sean Hardman" w:date="2013-09-01T13:32:00Z">
        <w:r w:rsidR="003F249E">
          <w:t>September 1, 2013</w:t>
        </w:r>
      </w:ins>
      <w:r>
        <w:t>.</w:t>
      </w:r>
    </w:p>
    <w:p w14:paraId="5B02DD36" w14:textId="77777777" w:rsidR="006571EC" w:rsidRDefault="006571EC">
      <w:pPr>
        <w:jc w:val="both"/>
      </w:pPr>
    </w:p>
    <w:p w14:paraId="17ED385C" w14:textId="77777777" w:rsidR="006571EC" w:rsidRDefault="006571EC" w:rsidP="006571EC">
      <w:pPr>
        <w:ind w:left="720" w:hanging="720"/>
        <w:jc w:val="both"/>
      </w:pPr>
      <w:r>
        <w:t>[5]</w:t>
      </w:r>
      <w:r>
        <w:tab/>
        <w:t xml:space="preserve">Planetary Data System (PDS) </w:t>
      </w:r>
      <w:r w:rsidR="00B74D57">
        <w:t xml:space="preserve">General </w:t>
      </w:r>
      <w:r w:rsidR="00BF3A87">
        <w:t xml:space="preserve">System </w:t>
      </w:r>
      <w:r>
        <w:t xml:space="preserve">Software Requirements Document (SRD), </w:t>
      </w:r>
      <w:r w:rsidR="006939D6">
        <w:t xml:space="preserve">Version </w:t>
      </w:r>
      <w:r w:rsidR="00B0021E">
        <w:t>1.</w:t>
      </w:r>
      <w:ins w:id="308" w:author="Sean Hardman" w:date="2013-09-01T13:32:00Z">
        <w:r w:rsidR="003F249E">
          <w:t>1</w:t>
        </w:r>
      </w:ins>
      <w:del w:id="309" w:author="Sean Hardman" w:date="2013-09-01T13:32:00Z">
        <w:r w:rsidR="00B0021E" w:rsidDel="003F249E">
          <w:delText>0</w:delText>
        </w:r>
      </w:del>
      <w:r w:rsidR="006939D6">
        <w:t xml:space="preserve">, </w:t>
      </w:r>
      <w:del w:id="310" w:author="Sean Hardman" w:date="2013-09-01T13:32:00Z">
        <w:r w:rsidR="00B0021E" w:rsidDel="003F249E">
          <w:delText>June 11, 2011</w:delText>
        </w:r>
      </w:del>
      <w:ins w:id="311" w:author="Sean Hardman" w:date="2013-09-01T13:32:00Z">
        <w:r w:rsidR="003F249E">
          <w:t>September 1, 2013</w:t>
        </w:r>
      </w:ins>
      <w:r>
        <w:t>.</w:t>
      </w:r>
    </w:p>
    <w:p w14:paraId="0297EFCD" w14:textId="77777777" w:rsidR="006571EC" w:rsidRDefault="006571EC">
      <w:pPr>
        <w:jc w:val="both"/>
      </w:pPr>
    </w:p>
    <w:p w14:paraId="19D73ECD" w14:textId="77777777" w:rsidR="006571EC" w:rsidRDefault="006571EC" w:rsidP="006571EC">
      <w:pPr>
        <w:pStyle w:val="Heading2"/>
      </w:pPr>
      <w:bookmarkStart w:id="312" w:name="_Toc239661933"/>
      <w:r>
        <w:t>Applicable Documents</w:t>
      </w:r>
      <w:bookmarkEnd w:id="312"/>
    </w:p>
    <w:p w14:paraId="71910235" w14:textId="77777777" w:rsidR="006571EC" w:rsidRDefault="006571EC" w:rsidP="006571EC">
      <w:pPr>
        <w:jc w:val="both"/>
      </w:pPr>
    </w:p>
    <w:p w14:paraId="630EA3E3" w14:textId="77777777" w:rsidR="006571EC" w:rsidRDefault="006571EC" w:rsidP="006571EC">
      <w:pPr>
        <w:ind w:left="720" w:hanging="720"/>
        <w:jc w:val="both"/>
      </w:pPr>
      <w:bookmarkStart w:id="313" w:name="_Toc1285206"/>
      <w:bookmarkStart w:id="314" w:name="_Toc1285296"/>
      <w:bookmarkStart w:id="315" w:name="_Toc1285768"/>
      <w:bookmarkStart w:id="316" w:name="_Toc1286317"/>
      <w:bookmarkStart w:id="317" w:name="_Toc1286635"/>
      <w:bookmarkStart w:id="318" w:name="_Toc1286831"/>
      <w:bookmarkStart w:id="319" w:name="_Toc1285208"/>
      <w:bookmarkStart w:id="320" w:name="_Toc1285298"/>
      <w:bookmarkStart w:id="321" w:name="_Toc1285770"/>
      <w:bookmarkStart w:id="322" w:name="_Toc1286319"/>
      <w:bookmarkStart w:id="323" w:name="_Toc1286637"/>
      <w:bookmarkStart w:id="324" w:name="_Toc1286833"/>
      <w:bookmarkStart w:id="325" w:name="_Toc1285210"/>
      <w:bookmarkStart w:id="326" w:name="_Toc1285300"/>
      <w:bookmarkStart w:id="327" w:name="_Toc1285772"/>
      <w:bookmarkStart w:id="328" w:name="_Toc1286321"/>
      <w:bookmarkStart w:id="329" w:name="_Toc1286639"/>
      <w:bookmarkStart w:id="330" w:name="_Toc1286835"/>
      <w:bookmarkStart w:id="331" w:name="_Toc1283682"/>
      <w:bookmarkStart w:id="332" w:name="_Toc1283771"/>
      <w:bookmarkStart w:id="333" w:name="_Toc1284812"/>
      <w:bookmarkStart w:id="334" w:name="_Toc1284949"/>
      <w:bookmarkStart w:id="335" w:name="_Toc1285031"/>
      <w:bookmarkStart w:id="336" w:name="_Toc1285113"/>
      <w:bookmarkStart w:id="337" w:name="_Toc1285211"/>
      <w:bookmarkStart w:id="338" w:name="_Toc1285301"/>
      <w:bookmarkStart w:id="339" w:name="_Toc1285773"/>
      <w:bookmarkStart w:id="340" w:name="_Toc1286322"/>
      <w:bookmarkStart w:id="341" w:name="_Toc1286640"/>
      <w:bookmarkStart w:id="342" w:name="_Toc1286836"/>
      <w:bookmarkStart w:id="343" w:name="_Toc1285212"/>
      <w:bookmarkStart w:id="344" w:name="_Toc1285302"/>
      <w:bookmarkStart w:id="345" w:name="_Toc1285774"/>
      <w:bookmarkStart w:id="346" w:name="_Toc1286323"/>
      <w:bookmarkStart w:id="347" w:name="_Toc1286641"/>
      <w:bookmarkStart w:id="348" w:name="_Toc1286837"/>
      <w:bookmarkStart w:id="349" w:name="_Toc1285218"/>
      <w:bookmarkStart w:id="350" w:name="_Toc1285308"/>
      <w:bookmarkStart w:id="351" w:name="_Toc1285780"/>
      <w:bookmarkStart w:id="352" w:name="_Toc1286329"/>
      <w:bookmarkStart w:id="353" w:name="_Toc1286647"/>
      <w:bookmarkStart w:id="354" w:name="_Toc1286843"/>
      <w:bookmarkStart w:id="355" w:name="_Toc1285309"/>
      <w:bookmarkStart w:id="356" w:name="_Toc1285781"/>
      <w:bookmarkStart w:id="357" w:name="_Toc1286330"/>
      <w:bookmarkStart w:id="358" w:name="_Toc1286648"/>
      <w:bookmarkStart w:id="359" w:name="_Toc1286844"/>
      <w:bookmarkEnd w:id="0"/>
      <w:bookmarkEnd w:id="1"/>
      <w:bookmarkEnd w:id="2"/>
      <w:bookmarkEnd w:id="3"/>
      <w:bookmarkEnd w:id="4"/>
      <w:bookmarkEnd w:id="5"/>
      <w:bookmarkEnd w:id="6"/>
      <w:bookmarkEnd w:id="7"/>
      <w:bookmarkEnd w:id="8"/>
      <w:bookmarkEnd w:id="9"/>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r>
        <w:t>[6</w:t>
      </w:r>
      <w:r w:rsidRPr="00A23D75">
        <w:t>]</w:t>
      </w:r>
      <w:r w:rsidRPr="00A23D75">
        <w:tab/>
      </w:r>
      <w:r>
        <w:t xml:space="preserve">CCSDS Registry Reference Model, </w:t>
      </w:r>
      <w:r w:rsidR="008D3CB3" w:rsidRPr="008245B2">
        <w:t>CCSDS 314.0-W-3</w:t>
      </w:r>
      <w:r w:rsidR="008D3CB3">
        <w:t xml:space="preserve">, </w:t>
      </w:r>
      <w:r w:rsidR="008245B2">
        <w:t xml:space="preserve">Draft White Book, </w:t>
      </w:r>
      <w:r w:rsidR="008D3CB3">
        <w:t>December 28</w:t>
      </w:r>
      <w:r w:rsidRPr="000A748A">
        <w:t>, 2010</w:t>
      </w:r>
      <w:r w:rsidRPr="00A23D75">
        <w:t>.</w:t>
      </w:r>
    </w:p>
    <w:p w14:paraId="43B22663" w14:textId="77777777" w:rsidR="006571EC" w:rsidRDefault="006571EC" w:rsidP="006571EC">
      <w:pPr>
        <w:jc w:val="both"/>
      </w:pPr>
    </w:p>
    <w:p w14:paraId="24778586" w14:textId="77777777" w:rsidR="006571EC" w:rsidRDefault="006571EC" w:rsidP="006571EC">
      <w:pPr>
        <w:ind w:left="720" w:hanging="720"/>
        <w:jc w:val="both"/>
      </w:pPr>
      <w:r>
        <w:t>[7</w:t>
      </w:r>
      <w:r w:rsidRPr="00A23D75">
        <w:t>]</w:t>
      </w:r>
      <w:r w:rsidRPr="00A23D75">
        <w:tab/>
      </w:r>
      <w:r w:rsidRPr="005A200A">
        <w:t>PDS4 Information Model Specification</w:t>
      </w:r>
      <w:r>
        <w:t xml:space="preserve">, </w:t>
      </w:r>
      <w:r w:rsidRPr="00CC0A39">
        <w:t>PDS4 Information Model Specification Team</w:t>
      </w:r>
      <w:r w:rsidRPr="00A23D75">
        <w:t>.</w:t>
      </w:r>
    </w:p>
    <w:p w14:paraId="184A2C31" w14:textId="77777777" w:rsidR="006571EC" w:rsidRDefault="006571EC" w:rsidP="006571EC">
      <w:pPr>
        <w:jc w:val="both"/>
      </w:pPr>
    </w:p>
    <w:p w14:paraId="708E045A" w14:textId="77777777" w:rsidR="004F34AF" w:rsidRDefault="004F34AF" w:rsidP="004F34AF">
      <w:pPr>
        <w:ind w:left="720" w:hanging="720"/>
        <w:jc w:val="both"/>
      </w:pPr>
      <w:r>
        <w:t>[8</w:t>
      </w:r>
      <w:r w:rsidRPr="00A23D75">
        <w:t>]</w:t>
      </w:r>
      <w:r w:rsidRPr="00A23D75">
        <w:tab/>
      </w:r>
      <w:r>
        <w:t>Planetary Data System Security Service Software Requirements and Design</w:t>
      </w:r>
      <w:r w:rsidR="00D92667">
        <w:t xml:space="preserve"> Document (SRD/SDD), Version 1.</w:t>
      </w:r>
      <w:ins w:id="360" w:author="Sean Hardman" w:date="2013-09-01T13:32:00Z">
        <w:r w:rsidR="003F249E">
          <w:t>1</w:t>
        </w:r>
      </w:ins>
      <w:del w:id="361" w:author="Sean Hardman" w:date="2013-09-01T13:32:00Z">
        <w:r w:rsidR="00D92667" w:rsidDel="003F249E">
          <w:delText>0</w:delText>
        </w:r>
      </w:del>
      <w:r>
        <w:t xml:space="preserve">, </w:t>
      </w:r>
      <w:del w:id="362" w:author="Sean Hardman" w:date="2013-09-01T13:33:00Z">
        <w:r w:rsidR="00D92667" w:rsidDel="003F249E">
          <w:delText>June 11, 2011</w:delText>
        </w:r>
      </w:del>
      <w:ins w:id="363" w:author="Sean Hardman" w:date="2013-09-01T13:33:00Z">
        <w:r w:rsidR="003F249E">
          <w:t>September 1, 2013</w:t>
        </w:r>
      </w:ins>
      <w:r w:rsidRPr="00A23D75">
        <w:t>.</w:t>
      </w:r>
    </w:p>
    <w:p w14:paraId="1349E583" w14:textId="77777777" w:rsidR="004F34AF" w:rsidRDefault="004F34AF" w:rsidP="004F34AF">
      <w:pPr>
        <w:jc w:val="both"/>
      </w:pPr>
    </w:p>
    <w:p w14:paraId="14F68CF6" w14:textId="77777777" w:rsidR="0072230B" w:rsidRDefault="007644C2" w:rsidP="004F34AF">
      <w:pPr>
        <w:ind w:left="720" w:hanging="720"/>
        <w:jc w:val="both"/>
      </w:pPr>
      <w:r>
        <w:t>[</w:t>
      </w:r>
      <w:r w:rsidR="004F34AF">
        <w:t>9</w:t>
      </w:r>
      <w:r w:rsidR="0072230B" w:rsidRPr="00A23D75">
        <w:t>]</w:t>
      </w:r>
      <w:r w:rsidR="0072230B" w:rsidRPr="00A23D75">
        <w:tab/>
      </w:r>
      <w:r w:rsidR="0072230B">
        <w:t xml:space="preserve">Planetary Data System Search Service Software Requirements and Design Document (SRD/SDD), Version </w:t>
      </w:r>
      <w:r w:rsidR="00D028F1">
        <w:t>1.</w:t>
      </w:r>
      <w:ins w:id="364" w:author="Sean Hardman" w:date="2013-09-01T13:33:00Z">
        <w:r w:rsidR="003F249E">
          <w:t>1</w:t>
        </w:r>
      </w:ins>
      <w:del w:id="365" w:author="Sean Hardman" w:date="2013-09-01T13:33:00Z">
        <w:r w:rsidR="00D028F1" w:rsidDel="003F249E">
          <w:delText>0</w:delText>
        </w:r>
      </w:del>
      <w:r w:rsidR="0072230B">
        <w:t xml:space="preserve">, </w:t>
      </w:r>
      <w:del w:id="366" w:author="Sean Hardman" w:date="2013-09-01T13:33:00Z">
        <w:r w:rsidR="00D028F1" w:rsidDel="003F249E">
          <w:delText>June 12</w:delText>
        </w:r>
        <w:r w:rsidR="0072230B" w:rsidDel="003F249E">
          <w:delText>, 201</w:delText>
        </w:r>
        <w:r w:rsidR="004F34AF" w:rsidDel="003F249E">
          <w:delText>1</w:delText>
        </w:r>
      </w:del>
      <w:ins w:id="367" w:author="Sean Hardman" w:date="2013-09-01T13:33:00Z">
        <w:r w:rsidR="003F249E">
          <w:t>September 1, 2013</w:t>
        </w:r>
      </w:ins>
      <w:r w:rsidR="0072230B" w:rsidRPr="00A23D75">
        <w:t>.</w:t>
      </w:r>
    </w:p>
    <w:p w14:paraId="518A7FF3" w14:textId="77777777" w:rsidR="0072230B" w:rsidRDefault="0072230B" w:rsidP="0072230B">
      <w:pPr>
        <w:jc w:val="both"/>
      </w:pPr>
    </w:p>
    <w:p w14:paraId="495B6B2A" w14:textId="77777777" w:rsidR="00171A31" w:rsidRDefault="00171A31" w:rsidP="0072230B">
      <w:pPr>
        <w:jc w:val="both"/>
      </w:pPr>
      <w:r>
        <w:t>[</w:t>
      </w:r>
      <w:r w:rsidR="004F34AF">
        <w:t>10</w:t>
      </w:r>
      <w:r>
        <w:t>]</w:t>
      </w:r>
      <w:r>
        <w:tab/>
        <w:t>Registry Services, May 31, 2009.</w:t>
      </w:r>
    </w:p>
    <w:p w14:paraId="532AF496" w14:textId="77777777" w:rsidR="00171A31" w:rsidRDefault="00171A31" w:rsidP="006571EC">
      <w:pPr>
        <w:jc w:val="both"/>
      </w:pPr>
    </w:p>
    <w:p w14:paraId="31F5FF87" w14:textId="77777777" w:rsidR="006571EC" w:rsidRDefault="006571EC" w:rsidP="006571EC">
      <w:pPr>
        <w:pStyle w:val="Heading2"/>
      </w:pPr>
      <w:bookmarkStart w:id="368" w:name="_Toc239661934"/>
      <w:r>
        <w:t>Document Maintenance</w:t>
      </w:r>
      <w:bookmarkEnd w:id="368"/>
    </w:p>
    <w:p w14:paraId="45589A23" w14:textId="77777777" w:rsidR="006571EC" w:rsidRDefault="006571EC" w:rsidP="006571EC">
      <w:pPr>
        <w:jc w:val="both"/>
      </w:pPr>
    </w:p>
    <w:p w14:paraId="731DFE1D" w14:textId="77777777" w:rsidR="006571EC" w:rsidRDefault="006571EC" w:rsidP="006571EC">
      <w:pPr>
        <w:jc w:val="both"/>
      </w:pPr>
      <w:r>
        <w:t>T</w:t>
      </w:r>
      <w:r w:rsidRPr="001E37F1">
        <w:t xml:space="preserve">he </w:t>
      </w:r>
      <w:r>
        <w:t>component design</w:t>
      </w:r>
      <w:r w:rsidRPr="001E37F1">
        <w:t xml:space="preserve"> will evolve over time and this document should reflect that evolution. </w:t>
      </w:r>
      <w:r>
        <w:t xml:space="preserve">This document is limited to design content because the specification content will be captured in separate documentation (e.g., Installation Guide, Operation Guide, etc.). </w:t>
      </w:r>
      <w:r w:rsidRPr="001E37F1">
        <w:t xml:space="preserve">This document </w:t>
      </w:r>
      <w:r>
        <w:t>is</w:t>
      </w:r>
      <w:r w:rsidRPr="001E37F1">
        <w:t xml:space="preserve"> under configuration control.</w:t>
      </w:r>
    </w:p>
    <w:p w14:paraId="60AA90B9" w14:textId="77777777" w:rsidR="006571EC" w:rsidRDefault="006571EC" w:rsidP="006571EC">
      <w:pPr>
        <w:jc w:val="both"/>
      </w:pPr>
    </w:p>
    <w:p w14:paraId="0A7F0285" w14:textId="77777777" w:rsidR="006571EC" w:rsidRDefault="006571EC" w:rsidP="006571EC">
      <w:pPr>
        <w:jc w:val="both"/>
      </w:pPr>
    </w:p>
    <w:p w14:paraId="45905EB7" w14:textId="77777777" w:rsidR="006571EC" w:rsidRDefault="006571EC">
      <w:pPr>
        <w:pStyle w:val="Heading1"/>
      </w:pPr>
      <w:r>
        <w:rPr>
          <w:b w:val="0"/>
          <w:caps w:val="0"/>
          <w:sz w:val="24"/>
        </w:rPr>
        <w:br w:type="page"/>
      </w:r>
      <w:bookmarkStart w:id="369" w:name="_Toc24617168"/>
      <w:bookmarkStart w:id="370" w:name="_Toc239661935"/>
      <w:r w:rsidR="00B74D57">
        <w:lastRenderedPageBreak/>
        <w:t xml:space="preserve">Component </w:t>
      </w:r>
      <w:r>
        <w:t>Description</w:t>
      </w:r>
      <w:bookmarkEnd w:id="369"/>
      <w:bookmarkEnd w:id="370"/>
    </w:p>
    <w:p w14:paraId="4E8E6760" w14:textId="77777777" w:rsidR="006571EC" w:rsidRDefault="006571EC" w:rsidP="006571EC">
      <w:pPr>
        <w:jc w:val="both"/>
      </w:pPr>
    </w:p>
    <w:p w14:paraId="48209FFF" w14:textId="77777777" w:rsidR="006571EC" w:rsidRDefault="006571EC" w:rsidP="006571EC">
      <w:pPr>
        <w:jc w:val="both"/>
      </w:pPr>
      <w:r>
        <w:t xml:space="preserve">The Registry service provides the track and locate </w:t>
      </w:r>
      <w:r w:rsidR="00E45998">
        <w:t xml:space="preserve">artifact </w:t>
      </w:r>
      <w:r>
        <w:t xml:space="preserve">function for the </w:t>
      </w:r>
      <w:del w:id="371" w:author="Sean Hardman" w:date="2013-09-01T13:31:00Z">
        <w:r w:rsidDel="003F249E">
          <w:delText>PDS 2010</w:delText>
        </w:r>
      </w:del>
      <w:ins w:id="372" w:author="Sean Hardman" w:date="2013-09-01T13:31:00Z">
        <w:r w:rsidR="003F249E">
          <w:t>PDS4</w:t>
        </w:r>
      </w:ins>
      <w:r>
        <w:t xml:space="preserve"> system (referred to as the “system” from this point forward). The intent of this service is to facilitate tracking, auditing and maintenance of </w:t>
      </w:r>
      <w:r w:rsidR="003800AE">
        <w:t xml:space="preserve">artifacts </w:t>
      </w:r>
      <w:r>
        <w:t xml:space="preserve">within PDS (e.g., data, dictionary definitions, schemas, services, etc.). The following diagram details the context of the Registry service, represented as the Inventory, </w:t>
      </w:r>
      <w:r w:rsidR="003800AE">
        <w:t xml:space="preserve">Dictionary, </w:t>
      </w:r>
      <w:r>
        <w:t>Document and Service services, within the system:</w:t>
      </w:r>
    </w:p>
    <w:p w14:paraId="26A6D67A" w14:textId="77777777" w:rsidR="006571EC" w:rsidRDefault="006571EC" w:rsidP="006571EC">
      <w:pPr>
        <w:jc w:val="both"/>
      </w:pPr>
    </w:p>
    <w:p w14:paraId="697EBBD1" w14:textId="77777777" w:rsidR="006571EC" w:rsidRDefault="00D028F1" w:rsidP="006571EC">
      <w:pPr>
        <w:jc w:val="center"/>
      </w:pPr>
      <w:r>
        <w:rPr>
          <w:noProof/>
        </w:rPr>
        <w:drawing>
          <wp:inline distT="0" distB="0" distL="0" distR="0" wp14:anchorId="7F09202F" wp14:editId="1C24B099">
            <wp:extent cx="5486400" cy="4130675"/>
            <wp:effectExtent l="25400" t="0" r="0" b="0"/>
            <wp:docPr id="4" name="Picture 3" descr="pds2010_registry_design_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registry_design_context.jpg"/>
                    <pic:cNvPicPr/>
                  </pic:nvPicPr>
                  <pic:blipFill>
                    <a:blip r:embed="rId16"/>
                    <a:stretch>
                      <a:fillRect/>
                    </a:stretch>
                  </pic:blipFill>
                  <pic:spPr>
                    <a:xfrm>
                      <a:off x="0" y="0"/>
                      <a:ext cx="5486400" cy="4130675"/>
                    </a:xfrm>
                    <a:prstGeom prst="rect">
                      <a:avLst/>
                    </a:prstGeom>
                  </pic:spPr>
                </pic:pic>
              </a:graphicData>
            </a:graphic>
          </wp:inline>
        </w:drawing>
      </w:r>
    </w:p>
    <w:p w14:paraId="3DF8354A" w14:textId="77777777" w:rsidR="006571EC" w:rsidRDefault="006571EC" w:rsidP="006571EC">
      <w:pPr>
        <w:jc w:val="center"/>
      </w:pPr>
      <w:r>
        <w:t>Figure 1: Registry Service Context</w:t>
      </w:r>
    </w:p>
    <w:p w14:paraId="76213517" w14:textId="77777777" w:rsidR="006571EC" w:rsidRDefault="006571EC" w:rsidP="006571EC">
      <w:pPr>
        <w:jc w:val="both"/>
      </w:pPr>
    </w:p>
    <w:p w14:paraId="72FEB20E" w14:textId="77777777" w:rsidR="006571EC" w:rsidRDefault="006571EC" w:rsidP="006571EC">
      <w:pPr>
        <w:jc w:val="both"/>
      </w:pPr>
      <w:r>
        <w:t xml:space="preserve">Within the system, the Registry service will have a limited set of external interfaces and will mostly interact with other system components. The rationale behind this is to reduce the complexity of the service as its functions are at the core of the system. Other services will build upon the information maintained in any given registry and will expose this registry-based information via external interfaces. This separation of concerns will help the system evolve as any external requirements can be leveraged on other services and thus reducing the impact to this core component. </w:t>
      </w:r>
    </w:p>
    <w:p w14:paraId="3001C949" w14:textId="77777777" w:rsidR="006571EC" w:rsidRDefault="006571EC" w:rsidP="006571EC">
      <w:pPr>
        <w:jc w:val="both"/>
      </w:pPr>
    </w:p>
    <w:p w14:paraId="4F93B548" w14:textId="77777777" w:rsidR="006571EC" w:rsidRDefault="006571EC" w:rsidP="006571EC">
      <w:pPr>
        <w:jc w:val="both"/>
      </w:pPr>
      <w:r>
        <w:t xml:space="preserve">As depicted in the diagram above, the Registry service supports several interfaces to other services in the system. In general, these services will interact </w:t>
      </w:r>
      <w:r>
        <w:lastRenderedPageBreak/>
        <w:t xml:space="preserve">with the registry to inform the service about a new managed </w:t>
      </w:r>
      <w:r w:rsidR="003800AE">
        <w:t xml:space="preserve">artifact </w:t>
      </w:r>
      <w:r>
        <w:t xml:space="preserve">or lookup/update basic information about an existing registered </w:t>
      </w:r>
      <w:r w:rsidR="003800AE">
        <w:t>artifact</w:t>
      </w:r>
      <w:r>
        <w:t>. The registry will maintain three types of registrations:</w:t>
      </w:r>
    </w:p>
    <w:p w14:paraId="709E7B19" w14:textId="77777777" w:rsidR="006571EC" w:rsidRDefault="006571EC" w:rsidP="006571EC">
      <w:pPr>
        <w:jc w:val="both"/>
      </w:pPr>
    </w:p>
    <w:p w14:paraId="0AE55629" w14:textId="77777777" w:rsidR="006571EC" w:rsidRPr="00184A12" w:rsidRDefault="00F04D4B" w:rsidP="006571EC">
      <w:pPr>
        <w:ind w:left="720"/>
        <w:jc w:val="both"/>
        <w:rPr>
          <w:b/>
        </w:rPr>
      </w:pPr>
      <w:r>
        <w:rPr>
          <w:b/>
        </w:rPr>
        <w:t xml:space="preserve">Non-Digital Object </w:t>
      </w:r>
      <w:r w:rsidR="006571EC">
        <w:rPr>
          <w:b/>
        </w:rPr>
        <w:t>Entry</w:t>
      </w:r>
    </w:p>
    <w:p w14:paraId="1B2721E9" w14:textId="77777777" w:rsidR="006571EC" w:rsidRDefault="006571EC" w:rsidP="006571EC">
      <w:pPr>
        <w:ind w:left="720"/>
        <w:jc w:val="both"/>
      </w:pPr>
      <w:r>
        <w:t xml:space="preserve">This type of entry will simply capture metadata </w:t>
      </w:r>
      <w:r w:rsidR="000837FA">
        <w:t xml:space="preserve">describing a non-digital object </w:t>
      </w:r>
      <w:r>
        <w:t>within the system. This type of entry in the existing PDS infrastructure is akin to descriptions captured for missions, instruments, data sets, targets, people, etc.</w:t>
      </w:r>
    </w:p>
    <w:p w14:paraId="474CB844" w14:textId="77777777" w:rsidR="006571EC" w:rsidRDefault="006571EC" w:rsidP="006571EC">
      <w:pPr>
        <w:ind w:left="720"/>
        <w:jc w:val="both"/>
      </w:pPr>
    </w:p>
    <w:p w14:paraId="6545F3A0" w14:textId="77777777" w:rsidR="006571EC" w:rsidRPr="00184A12" w:rsidRDefault="006571EC" w:rsidP="006571EC">
      <w:pPr>
        <w:ind w:left="720"/>
        <w:jc w:val="both"/>
        <w:rPr>
          <w:b/>
        </w:rPr>
      </w:pPr>
      <w:r>
        <w:rPr>
          <w:b/>
        </w:rPr>
        <w:t>Digital Object Entry</w:t>
      </w:r>
    </w:p>
    <w:p w14:paraId="47A022AE" w14:textId="77777777" w:rsidR="006571EC" w:rsidRDefault="006571EC" w:rsidP="006571EC">
      <w:pPr>
        <w:ind w:left="720"/>
        <w:jc w:val="both"/>
      </w:pPr>
      <w:r>
        <w:t xml:space="preserve">This type of entry tracks back to a physical set of bits. In the current PDS infrastructure, this </w:t>
      </w:r>
      <w:r w:rsidR="00924F6C">
        <w:t>includes</w:t>
      </w:r>
      <w:r>
        <w:t xml:space="preserve"> items such as </w:t>
      </w:r>
      <w:r w:rsidR="00924F6C">
        <w:t xml:space="preserve">science data </w:t>
      </w:r>
      <w:r>
        <w:t>products</w:t>
      </w:r>
      <w:r w:rsidR="00924F6C">
        <w:t xml:space="preserve">, </w:t>
      </w:r>
      <w:r>
        <w:t xml:space="preserve">documents, schemas, etc. </w:t>
      </w:r>
    </w:p>
    <w:p w14:paraId="655F5A14" w14:textId="77777777" w:rsidR="006571EC" w:rsidRDefault="006571EC" w:rsidP="006571EC">
      <w:pPr>
        <w:ind w:left="720"/>
        <w:jc w:val="both"/>
      </w:pPr>
    </w:p>
    <w:p w14:paraId="160FAE8C" w14:textId="77777777" w:rsidR="006571EC" w:rsidRPr="00184A12" w:rsidRDefault="006571EC" w:rsidP="006571EC">
      <w:pPr>
        <w:ind w:left="720"/>
        <w:jc w:val="both"/>
        <w:rPr>
          <w:b/>
        </w:rPr>
      </w:pPr>
      <w:r>
        <w:rPr>
          <w:b/>
        </w:rPr>
        <w:t>Relationship Entry</w:t>
      </w:r>
    </w:p>
    <w:p w14:paraId="72A7FF4E" w14:textId="77777777" w:rsidR="006571EC" w:rsidRDefault="006571EC" w:rsidP="006571EC">
      <w:pPr>
        <w:ind w:left="720"/>
        <w:jc w:val="both"/>
      </w:pPr>
      <w:r>
        <w:t xml:space="preserve">This type of entry will serve as a means to tie registered products together. Such support is necessary for example to correlate </w:t>
      </w:r>
      <w:r w:rsidR="00951FB8">
        <w:t>collections</w:t>
      </w:r>
      <w:r>
        <w:t xml:space="preserve"> </w:t>
      </w:r>
      <w:r w:rsidR="00951FB8">
        <w:t>to the set</w:t>
      </w:r>
      <w:r>
        <w:t xml:space="preserve"> of products</w:t>
      </w:r>
      <w:r w:rsidR="00951FB8">
        <w:t xml:space="preserve"> contained within</w:t>
      </w:r>
      <w:r>
        <w:t>. These relationships may span registries and thus the need for coordination amongst registries exists.</w:t>
      </w:r>
      <w:r w:rsidR="00926612">
        <w:t xml:space="preserve"> Example product relationships include associations with an investigation product, an instrument product and a target product. The supported list of relationships can be found in the Information Model [7].</w:t>
      </w:r>
    </w:p>
    <w:p w14:paraId="31FA5A5C" w14:textId="77777777" w:rsidR="006571EC" w:rsidRDefault="006571EC" w:rsidP="006571EC">
      <w:pPr>
        <w:jc w:val="both"/>
      </w:pPr>
    </w:p>
    <w:p w14:paraId="6C693B2F" w14:textId="77777777" w:rsidR="006571EC" w:rsidRDefault="006571EC" w:rsidP="006571EC">
      <w:pPr>
        <w:jc w:val="both"/>
      </w:pPr>
      <w:r>
        <w:t xml:space="preserve">Although the current PDS system does not have an official registry service, there are pieces within the existing architecture that act in the capacity of a registry. One example of this is the current catalog, which maintains data set, mission, instrument, and other descriptions. Yet, another example is the archive directory structure itself, which organizes and associates data and label files for a particular data set or volume. Moreover, nodes generally have a catalog of products that participates in the existing infrastructure through product and/or profile servers. A </w:t>
      </w:r>
      <w:r w:rsidR="000837FA">
        <w:t>R</w:t>
      </w:r>
      <w:r>
        <w:t xml:space="preserve">egistry </w:t>
      </w:r>
      <w:r w:rsidR="000837FA">
        <w:t xml:space="preserve">service instance </w:t>
      </w:r>
      <w:r>
        <w:t xml:space="preserve">would not seek to replace the nodes existing catalog but act as the infrastructure component equivalent. The following is an accounting of </w:t>
      </w:r>
      <w:r w:rsidR="00C81845">
        <w:t xml:space="preserve">logical </w:t>
      </w:r>
      <w:r>
        <w:t>registries that would be available within the system:</w:t>
      </w:r>
    </w:p>
    <w:p w14:paraId="1C106A05" w14:textId="77777777" w:rsidR="006571EC" w:rsidRDefault="006571EC" w:rsidP="006571EC">
      <w:pPr>
        <w:jc w:val="both"/>
      </w:pPr>
    </w:p>
    <w:p w14:paraId="3CC003AE" w14:textId="77777777" w:rsidR="006571EC" w:rsidRPr="00184A12" w:rsidRDefault="006571EC" w:rsidP="006571EC">
      <w:pPr>
        <w:ind w:left="720"/>
        <w:jc w:val="both"/>
        <w:rPr>
          <w:b/>
        </w:rPr>
      </w:pPr>
      <w:r>
        <w:rPr>
          <w:b/>
        </w:rPr>
        <w:t>Inventory</w:t>
      </w:r>
    </w:p>
    <w:p w14:paraId="2D59F717" w14:textId="77777777" w:rsidR="006571EC" w:rsidRDefault="006571EC" w:rsidP="006571EC">
      <w:pPr>
        <w:ind w:left="720"/>
        <w:jc w:val="both"/>
      </w:pPr>
      <w:r>
        <w:t xml:space="preserve">As indicated above this </w:t>
      </w:r>
      <w:r w:rsidR="008A0B3E">
        <w:t xml:space="preserve">registry instance </w:t>
      </w:r>
      <w:r>
        <w:t>serve</w:t>
      </w:r>
      <w:r w:rsidR="008A0B3E">
        <w:t>s</w:t>
      </w:r>
      <w:r>
        <w:t xml:space="preserve"> as a means to capture the products within the PDS. Registration of products will occur by crawling local </w:t>
      </w:r>
      <w:r w:rsidR="00951FB8">
        <w:t xml:space="preserve">repositories </w:t>
      </w:r>
      <w:r>
        <w:t xml:space="preserve">at the nodes. Products will remain within their local </w:t>
      </w:r>
      <w:r w:rsidR="00951FB8">
        <w:t xml:space="preserve">repositories </w:t>
      </w:r>
      <w:r>
        <w:t xml:space="preserve">and only enough information to locate and audit the product is gathered. This information will include, but not be limited to: access points, checksum, file name, and file size. </w:t>
      </w:r>
    </w:p>
    <w:p w14:paraId="6F68EEC4" w14:textId="77777777" w:rsidR="006571EC" w:rsidRDefault="006571EC" w:rsidP="006571EC">
      <w:pPr>
        <w:ind w:left="720"/>
        <w:jc w:val="both"/>
      </w:pPr>
    </w:p>
    <w:p w14:paraId="279CC4FF" w14:textId="77777777" w:rsidR="00547272" w:rsidRDefault="006571EC" w:rsidP="003F249E">
      <w:pPr>
        <w:ind w:left="720"/>
        <w:jc w:val="both"/>
        <w:rPr>
          <w:b/>
        </w:rPr>
      </w:pPr>
      <w:r w:rsidRPr="004502AF">
        <w:rPr>
          <w:b/>
        </w:rPr>
        <w:t>Dictionary</w:t>
      </w:r>
    </w:p>
    <w:p w14:paraId="443E44C7" w14:textId="77777777" w:rsidR="00547272" w:rsidRDefault="006571EC" w:rsidP="003F249E">
      <w:pPr>
        <w:ind w:left="720"/>
        <w:jc w:val="both"/>
      </w:pPr>
      <w:r>
        <w:t xml:space="preserve">This registry captures and stores object, group and element definitions that make up the data dictionary. Management of these definitions occurs </w:t>
      </w:r>
      <w:r>
        <w:lastRenderedPageBreak/>
        <w:t xml:space="preserve">in the Information Model [7], which exports this information periodically to this </w:t>
      </w:r>
      <w:r w:rsidR="00C81845">
        <w:t xml:space="preserve">logical </w:t>
      </w:r>
      <w:r>
        <w:t>instance of the service.</w:t>
      </w:r>
    </w:p>
    <w:p w14:paraId="23E14D7A" w14:textId="77777777" w:rsidR="006571EC" w:rsidRDefault="006571EC" w:rsidP="006571EC">
      <w:pPr>
        <w:ind w:left="720"/>
        <w:jc w:val="both"/>
      </w:pPr>
    </w:p>
    <w:p w14:paraId="15660A3A" w14:textId="77777777" w:rsidR="006571EC" w:rsidRPr="00184A12" w:rsidRDefault="006571EC" w:rsidP="006571EC">
      <w:pPr>
        <w:ind w:left="720"/>
        <w:jc w:val="both"/>
        <w:rPr>
          <w:b/>
        </w:rPr>
      </w:pPr>
      <w:r>
        <w:rPr>
          <w:b/>
        </w:rPr>
        <w:t>Document</w:t>
      </w:r>
    </w:p>
    <w:p w14:paraId="06A322CC" w14:textId="77777777" w:rsidR="006571EC" w:rsidRDefault="006571EC" w:rsidP="006571EC">
      <w:pPr>
        <w:ind w:left="720"/>
        <w:jc w:val="both"/>
      </w:pPr>
      <w:r>
        <w:t>With the transition to XML, management of schemas, which govern XML instance files (e.g., product labels), becomes of utmost importance. Schemas must be captured and readily available and this registry will provide this role.</w:t>
      </w:r>
    </w:p>
    <w:p w14:paraId="3B7AA9C7" w14:textId="77777777" w:rsidR="006571EC" w:rsidRDefault="006571EC" w:rsidP="006571EC">
      <w:pPr>
        <w:ind w:left="720"/>
        <w:jc w:val="both"/>
      </w:pPr>
    </w:p>
    <w:p w14:paraId="6BCFFD93" w14:textId="77777777" w:rsidR="006571EC" w:rsidRPr="00184A12" w:rsidRDefault="006571EC" w:rsidP="006571EC">
      <w:pPr>
        <w:ind w:left="720"/>
        <w:jc w:val="both"/>
        <w:rPr>
          <w:b/>
        </w:rPr>
      </w:pPr>
      <w:r>
        <w:rPr>
          <w:b/>
        </w:rPr>
        <w:t>Service</w:t>
      </w:r>
    </w:p>
    <w:p w14:paraId="253FD8C8" w14:textId="77777777" w:rsidR="006571EC" w:rsidRDefault="006571EC" w:rsidP="006571EC">
      <w:pPr>
        <w:ind w:left="720"/>
        <w:jc w:val="both"/>
      </w:pPr>
      <w:r>
        <w:t>T</w:t>
      </w:r>
      <w:r w:rsidRPr="00E20778">
        <w:t>h</w:t>
      </w:r>
      <w:r w:rsidR="0055009A">
        <w:t xml:space="preserve">is </w:t>
      </w:r>
      <w:r>
        <w:t>registry capture</w:t>
      </w:r>
      <w:r w:rsidR="0055009A">
        <w:t>s</w:t>
      </w:r>
      <w:r>
        <w:t xml:space="preserve"> descriptions about services provided by the system. PDS participants can share their services via this registry to help promote reuse. These descriptions could evolve over time from simple documentation in the form of a web page or document to something along the lines of a WSDL or WADL formatted description. The service registry will not dictate interaction with a given service but rather exist as a means to document and promote existing services.</w:t>
      </w:r>
    </w:p>
    <w:p w14:paraId="1D6C252F" w14:textId="77777777" w:rsidR="006571EC" w:rsidRDefault="006571EC" w:rsidP="006571EC">
      <w:pPr>
        <w:jc w:val="both"/>
      </w:pPr>
    </w:p>
    <w:p w14:paraId="58DB3C36" w14:textId="77777777" w:rsidR="006571EC" w:rsidRDefault="006571EC" w:rsidP="006571EC">
      <w:pPr>
        <w:jc w:val="both"/>
      </w:pPr>
      <w:r>
        <w:t xml:space="preserve">The service defined in this document will provide the </w:t>
      </w:r>
      <w:del w:id="373" w:author="Sean Hardman" w:date="2013-09-01T13:31:00Z">
        <w:r w:rsidDel="003F249E">
          <w:delText>PDS 2010</w:delText>
        </w:r>
      </w:del>
      <w:ins w:id="374" w:author="Sean Hardman" w:date="2013-09-01T13:31:00Z">
        <w:r w:rsidR="003F249E">
          <w:t>PDS4</w:t>
        </w:r>
      </w:ins>
      <w:r>
        <w:t xml:space="preserve"> system with a single implementation of registry capabilities for use by the other services and applications within the system. This service is tailor-able depending on the type of registry</w:t>
      </w:r>
      <w:r w:rsidR="00951FB8">
        <w:t xml:space="preserve"> and types of </w:t>
      </w:r>
      <w:r w:rsidR="008A0B3E">
        <w:t xml:space="preserve">artifacts </w:t>
      </w:r>
      <w:r w:rsidR="00951FB8">
        <w:t>to be registered with a given instance</w:t>
      </w:r>
      <w:r>
        <w:t>.</w:t>
      </w:r>
    </w:p>
    <w:p w14:paraId="6DA1D009" w14:textId="77777777" w:rsidR="006571EC" w:rsidRDefault="006571EC" w:rsidP="006571EC">
      <w:pPr>
        <w:jc w:val="both"/>
      </w:pPr>
    </w:p>
    <w:p w14:paraId="73B6E31A" w14:textId="77777777" w:rsidR="006571EC" w:rsidRDefault="006571EC" w:rsidP="006571EC">
      <w:pPr>
        <w:jc w:val="both"/>
      </w:pPr>
    </w:p>
    <w:p w14:paraId="4A3343C5" w14:textId="77777777" w:rsidR="006571EC" w:rsidRDefault="006571EC" w:rsidP="006571EC">
      <w:pPr>
        <w:pStyle w:val="Heading1"/>
      </w:pPr>
      <w:r>
        <w:br w:type="page"/>
      </w:r>
      <w:bookmarkStart w:id="375" w:name="_Toc239661936"/>
      <w:r>
        <w:lastRenderedPageBreak/>
        <w:t>Use Cases</w:t>
      </w:r>
      <w:bookmarkEnd w:id="375"/>
    </w:p>
    <w:p w14:paraId="2BBBC8FD" w14:textId="77777777" w:rsidR="006571EC" w:rsidRDefault="006571EC" w:rsidP="006571EC">
      <w:pPr>
        <w:jc w:val="both"/>
      </w:pPr>
    </w:p>
    <w:p w14:paraId="5E1A6561" w14:textId="77777777" w:rsidR="006571EC" w:rsidRDefault="006571EC" w:rsidP="006571EC">
      <w:pPr>
        <w:jc w:val="both"/>
      </w:pPr>
      <w:r>
        <w:t xml:space="preserve">A use case represents a capability of the </w:t>
      </w:r>
      <w:r w:rsidR="003B2F2E">
        <w:t xml:space="preserve">component </w:t>
      </w:r>
      <w:r>
        <w:t>and why the user (actor) interacts with the system. It should be at a high enough level so as not to reveal or imply the internal structure of the system. An actor is a</w:t>
      </w:r>
      <w:r w:rsidRPr="00C47997">
        <w:t xml:space="preserve">n object </w:t>
      </w:r>
      <w:r>
        <w:t xml:space="preserve">(e.g., person, application, etc.) </w:t>
      </w:r>
      <w:r w:rsidRPr="00C47997">
        <w:t xml:space="preserve">outside the scope of the </w:t>
      </w:r>
      <w:r w:rsidR="003B2F2E">
        <w:t>component</w:t>
      </w:r>
      <w:r w:rsidR="003B2F2E" w:rsidRPr="00C47997">
        <w:t xml:space="preserve"> </w:t>
      </w:r>
      <w:r w:rsidRPr="00C47997">
        <w:t xml:space="preserve">but interacts with the </w:t>
      </w:r>
      <w:r w:rsidR="003B2F2E">
        <w:t>component</w:t>
      </w:r>
      <w:r w:rsidRPr="00C47997">
        <w:t xml:space="preserve">. </w:t>
      </w:r>
      <w:r>
        <w:t>This section captures the use cases for the Registry service based on the description of the service from the previous section as well as use cases defined in the CCSDS Registry Reference Model [6]. These use cases will be used in the derivation of requirements for the service. The following diagram details the use cases:</w:t>
      </w:r>
    </w:p>
    <w:p w14:paraId="35B0216A" w14:textId="77777777" w:rsidR="006571EC" w:rsidRDefault="006571EC" w:rsidP="006571EC">
      <w:pPr>
        <w:jc w:val="both"/>
      </w:pPr>
    </w:p>
    <w:p w14:paraId="40FEBDEB" w14:textId="77777777" w:rsidR="006571EC" w:rsidRDefault="003B2F2E" w:rsidP="006571EC">
      <w:pPr>
        <w:jc w:val="both"/>
      </w:pPr>
      <w:r>
        <w:rPr>
          <w:noProof/>
        </w:rPr>
        <w:drawing>
          <wp:inline distT="0" distB="0" distL="0" distR="0" wp14:anchorId="4697AB6F" wp14:editId="43989099">
            <wp:extent cx="5486400" cy="5309870"/>
            <wp:effectExtent l="25400" t="0" r="0" b="0"/>
            <wp:docPr id="5" name="Picture 4" descr="pds2010_registry_design_use_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registry_design_use_cases.jpg"/>
                    <pic:cNvPicPr/>
                  </pic:nvPicPr>
                  <pic:blipFill>
                    <a:blip r:embed="rId17"/>
                    <a:stretch>
                      <a:fillRect/>
                    </a:stretch>
                  </pic:blipFill>
                  <pic:spPr>
                    <a:xfrm>
                      <a:off x="0" y="0"/>
                      <a:ext cx="5486400" cy="5309870"/>
                    </a:xfrm>
                    <a:prstGeom prst="rect">
                      <a:avLst/>
                    </a:prstGeom>
                  </pic:spPr>
                </pic:pic>
              </a:graphicData>
            </a:graphic>
          </wp:inline>
        </w:drawing>
      </w:r>
    </w:p>
    <w:p w14:paraId="07C8B51E" w14:textId="77777777" w:rsidR="006571EC" w:rsidRDefault="006571EC" w:rsidP="006571EC">
      <w:pPr>
        <w:jc w:val="center"/>
      </w:pPr>
      <w:r>
        <w:t>Figure 2: Registry Service Use Cases</w:t>
      </w:r>
    </w:p>
    <w:p w14:paraId="39D90415" w14:textId="77777777" w:rsidR="006571EC" w:rsidRDefault="006571EC" w:rsidP="006571EC">
      <w:pPr>
        <w:jc w:val="both"/>
      </w:pPr>
    </w:p>
    <w:p w14:paraId="557E7EB5" w14:textId="77777777" w:rsidR="006571EC" w:rsidRDefault="006571EC" w:rsidP="006571EC">
      <w:pPr>
        <w:jc w:val="both"/>
      </w:pPr>
      <w:r>
        <w:t>The above diagram identifies the following actors (represented as stick figures):</w:t>
      </w:r>
    </w:p>
    <w:p w14:paraId="70CFC0DD" w14:textId="77777777" w:rsidR="006571EC" w:rsidRDefault="006571EC" w:rsidP="006571EC">
      <w:pPr>
        <w:jc w:val="both"/>
      </w:pPr>
    </w:p>
    <w:p w14:paraId="6D26D9B1" w14:textId="77777777" w:rsidR="006571EC" w:rsidRPr="00335999" w:rsidRDefault="006571EC" w:rsidP="006571EC">
      <w:pPr>
        <w:ind w:left="720"/>
        <w:jc w:val="both"/>
        <w:rPr>
          <w:b/>
        </w:rPr>
      </w:pPr>
      <w:r w:rsidRPr="00335999">
        <w:rPr>
          <w:b/>
        </w:rPr>
        <w:t>Data Engineer</w:t>
      </w:r>
    </w:p>
    <w:p w14:paraId="067A3B70" w14:textId="77777777" w:rsidR="006571EC" w:rsidRDefault="006571EC" w:rsidP="006571EC">
      <w:pPr>
        <w:ind w:left="720"/>
        <w:jc w:val="both"/>
      </w:pPr>
      <w:r>
        <w:t>This actor represents a portion of the PDS Technical group that curates the data before and after it enters the PDS system.</w:t>
      </w:r>
    </w:p>
    <w:p w14:paraId="1A46ECF7" w14:textId="77777777" w:rsidR="006571EC" w:rsidRDefault="006571EC" w:rsidP="006571EC">
      <w:pPr>
        <w:ind w:left="720"/>
        <w:jc w:val="both"/>
      </w:pPr>
    </w:p>
    <w:p w14:paraId="2DFD78D4" w14:textId="77777777" w:rsidR="006571EC" w:rsidRPr="00ED3515" w:rsidRDefault="006571EC" w:rsidP="006571EC">
      <w:pPr>
        <w:ind w:left="720"/>
        <w:jc w:val="both"/>
        <w:rPr>
          <w:b/>
        </w:rPr>
      </w:pPr>
      <w:r>
        <w:rPr>
          <w:b/>
        </w:rPr>
        <w:t>Harvest/Ingest Service</w:t>
      </w:r>
    </w:p>
    <w:p w14:paraId="70112039" w14:textId="77777777" w:rsidR="006571EC" w:rsidRDefault="006571EC" w:rsidP="006571EC">
      <w:pPr>
        <w:ind w:left="720"/>
        <w:jc w:val="both"/>
      </w:pPr>
      <w:r>
        <w:t xml:space="preserve">This actor represents the software within the system that will perform automated registration of </w:t>
      </w:r>
      <w:r w:rsidR="005839C6">
        <w:t>artifacts</w:t>
      </w:r>
      <w:r>
        <w:t>.</w:t>
      </w:r>
    </w:p>
    <w:p w14:paraId="5C0E2849" w14:textId="77777777" w:rsidR="006571EC" w:rsidRDefault="006571EC" w:rsidP="006571EC">
      <w:pPr>
        <w:ind w:left="720"/>
        <w:jc w:val="both"/>
      </w:pPr>
    </w:p>
    <w:p w14:paraId="262C62D8" w14:textId="77777777" w:rsidR="006571EC" w:rsidRPr="00335999" w:rsidRDefault="006571EC" w:rsidP="006571EC">
      <w:pPr>
        <w:ind w:left="720"/>
        <w:jc w:val="both"/>
        <w:rPr>
          <w:b/>
        </w:rPr>
      </w:pPr>
      <w:r w:rsidRPr="00335999">
        <w:rPr>
          <w:b/>
        </w:rPr>
        <w:t>Operator</w:t>
      </w:r>
    </w:p>
    <w:p w14:paraId="0FD8C8A5" w14:textId="77777777" w:rsidR="006571EC" w:rsidRDefault="006571EC" w:rsidP="006571EC">
      <w:pPr>
        <w:ind w:left="720"/>
        <w:jc w:val="both"/>
      </w:pPr>
      <w:r>
        <w:t>This actor represents a portion of the PDS Technical group that is responsible for configuring and monitoring the system.</w:t>
      </w:r>
    </w:p>
    <w:p w14:paraId="0A96230F" w14:textId="77777777" w:rsidR="006571EC" w:rsidRDefault="006571EC" w:rsidP="006571EC">
      <w:pPr>
        <w:ind w:left="720"/>
        <w:jc w:val="both"/>
      </w:pPr>
    </w:p>
    <w:p w14:paraId="3CCBA402" w14:textId="77777777" w:rsidR="006571EC" w:rsidRPr="00335999" w:rsidRDefault="006571EC" w:rsidP="006571EC">
      <w:pPr>
        <w:ind w:left="720"/>
        <w:jc w:val="both"/>
        <w:rPr>
          <w:b/>
        </w:rPr>
      </w:pPr>
      <w:r>
        <w:rPr>
          <w:b/>
        </w:rPr>
        <w:t>Search Service</w:t>
      </w:r>
    </w:p>
    <w:p w14:paraId="6B5FA4FC" w14:textId="77777777" w:rsidR="006571EC" w:rsidRDefault="006571EC" w:rsidP="006571EC">
      <w:pPr>
        <w:ind w:left="720"/>
        <w:jc w:val="both"/>
      </w:pPr>
      <w:r>
        <w:t>This actor represents the software within the system that will query for registered products.</w:t>
      </w:r>
    </w:p>
    <w:p w14:paraId="4F494398" w14:textId="77777777" w:rsidR="006571EC" w:rsidRDefault="006571EC" w:rsidP="006571EC">
      <w:pPr>
        <w:jc w:val="both"/>
      </w:pPr>
    </w:p>
    <w:p w14:paraId="48B2F55C" w14:textId="77777777" w:rsidR="006571EC" w:rsidRDefault="006571EC" w:rsidP="006571EC">
      <w:pPr>
        <w:jc w:val="both"/>
      </w:pPr>
      <w:r>
        <w:t>The following sections detail the use cases identified in the above diagram.</w:t>
      </w:r>
    </w:p>
    <w:p w14:paraId="147BADC8" w14:textId="77777777" w:rsidR="006571EC" w:rsidRDefault="006571EC" w:rsidP="006571EC">
      <w:pPr>
        <w:jc w:val="both"/>
      </w:pPr>
    </w:p>
    <w:p w14:paraId="67C67F96" w14:textId="77777777" w:rsidR="006571EC" w:rsidRDefault="006571EC" w:rsidP="006571EC">
      <w:pPr>
        <w:pStyle w:val="Heading2"/>
      </w:pPr>
      <w:bookmarkStart w:id="376" w:name="_Toc239661937"/>
      <w:r>
        <w:t>Manage Policy</w:t>
      </w:r>
      <w:bookmarkEnd w:id="376"/>
    </w:p>
    <w:p w14:paraId="45198498" w14:textId="77777777" w:rsidR="006571EC" w:rsidRDefault="006571EC" w:rsidP="006571EC">
      <w:pPr>
        <w:jc w:val="both"/>
      </w:pPr>
    </w:p>
    <w:p w14:paraId="7F0092A8" w14:textId="77777777" w:rsidR="006571EC" w:rsidRDefault="006571EC" w:rsidP="006571EC">
      <w:pPr>
        <w:jc w:val="both"/>
      </w:pPr>
      <w:r>
        <w:t xml:space="preserve">The Registry service is policy driven with regard to the types of </w:t>
      </w:r>
      <w:r w:rsidR="005839C6">
        <w:t xml:space="preserve">artifacts </w:t>
      </w:r>
      <w:r>
        <w:t>that it registers, the associated metadata it expects to receive for a</w:t>
      </w:r>
      <w:r w:rsidR="005839C6">
        <w:t xml:space="preserve">n artifact </w:t>
      </w:r>
      <w:r>
        <w:t xml:space="preserve">and the allowed operations on a type of </w:t>
      </w:r>
      <w:r w:rsidR="005839C6">
        <w:t>artifact</w:t>
      </w:r>
      <w:r>
        <w:t>. This use case pertains to the Operator actor.</w:t>
      </w:r>
    </w:p>
    <w:p w14:paraId="54073642" w14:textId="77777777" w:rsidR="006571EC" w:rsidRDefault="006571EC" w:rsidP="006571EC">
      <w:pPr>
        <w:jc w:val="both"/>
      </w:pPr>
    </w:p>
    <w:p w14:paraId="33B96C4D" w14:textId="77777777" w:rsidR="006571EC" w:rsidRDefault="006571EC" w:rsidP="006571EC">
      <w:pPr>
        <w:numPr>
          <w:ilvl w:val="0"/>
          <w:numId w:val="5"/>
        </w:numPr>
        <w:jc w:val="both"/>
      </w:pPr>
      <w:r>
        <w:t>Operator authenticates for access to the Registry service interface (include Security service Authenticate User use case</w:t>
      </w:r>
      <w:r w:rsidR="00A05156">
        <w:t xml:space="preserve"> [8]</w:t>
      </w:r>
      <w:r>
        <w:t>).</w:t>
      </w:r>
    </w:p>
    <w:p w14:paraId="6B7C9625" w14:textId="77777777" w:rsidR="006571EC" w:rsidRDefault="006571EC" w:rsidP="006571EC">
      <w:pPr>
        <w:numPr>
          <w:ilvl w:val="0"/>
          <w:numId w:val="5"/>
        </w:numPr>
        <w:jc w:val="both"/>
      </w:pPr>
      <w:r>
        <w:t xml:space="preserve">Operator submits an update to the Registry service policy to add, modify or delete a type of </w:t>
      </w:r>
      <w:r w:rsidR="005839C6">
        <w:t xml:space="preserve">artifact </w:t>
      </w:r>
      <w:r>
        <w:t>via the Registry service interface.</w:t>
      </w:r>
    </w:p>
    <w:p w14:paraId="2598F0EB" w14:textId="77777777" w:rsidR="006571EC" w:rsidRDefault="006571EC" w:rsidP="006571EC">
      <w:pPr>
        <w:numPr>
          <w:ilvl w:val="0"/>
          <w:numId w:val="5"/>
        </w:numPr>
        <w:jc w:val="both"/>
      </w:pPr>
      <w:r>
        <w:t xml:space="preserve">Registry service accepts (verifies input against constraints) and commits (updates the underlying </w:t>
      </w:r>
      <w:r w:rsidR="00530FC2">
        <w:t>meta</w:t>
      </w:r>
      <w:r>
        <w:t>data store) the operation.</w:t>
      </w:r>
    </w:p>
    <w:p w14:paraId="775F3B5D" w14:textId="77777777" w:rsidR="006571EC" w:rsidRDefault="006571EC" w:rsidP="006571EC">
      <w:pPr>
        <w:jc w:val="both"/>
      </w:pPr>
    </w:p>
    <w:p w14:paraId="1B755061" w14:textId="77777777" w:rsidR="006571EC" w:rsidRDefault="006571EC" w:rsidP="006571EC">
      <w:pPr>
        <w:pStyle w:val="Heading2"/>
      </w:pPr>
      <w:bookmarkStart w:id="377" w:name="_Toc239661938"/>
      <w:r>
        <w:t xml:space="preserve">Publish </w:t>
      </w:r>
      <w:r w:rsidR="005839C6">
        <w:t>Artifact</w:t>
      </w:r>
      <w:bookmarkEnd w:id="377"/>
    </w:p>
    <w:p w14:paraId="7E995ACC" w14:textId="77777777" w:rsidR="006571EC" w:rsidRDefault="006571EC" w:rsidP="006571EC"/>
    <w:p w14:paraId="5C3D41D6" w14:textId="77777777" w:rsidR="006571EC" w:rsidRDefault="006571EC" w:rsidP="006571EC">
      <w:r>
        <w:t xml:space="preserve">Register </w:t>
      </w:r>
      <w:r w:rsidR="005839C6">
        <w:t xml:space="preserve">artifacts </w:t>
      </w:r>
      <w:r>
        <w:t xml:space="preserve">with the system for the purpose of tracking, discovery and retrieval. This use case pertains to the Ingest and Harvest services that will perform automated registration of </w:t>
      </w:r>
      <w:r w:rsidR="005839C6">
        <w:t>artifacts</w:t>
      </w:r>
      <w:r>
        <w:t xml:space="preserve">. It also pertains to the Data Engineer who will perform ad hoc registrations of </w:t>
      </w:r>
      <w:r w:rsidR="005839C6">
        <w:t xml:space="preserve">artifacts </w:t>
      </w:r>
      <w:r>
        <w:t>within the system.</w:t>
      </w:r>
    </w:p>
    <w:p w14:paraId="3513A727" w14:textId="77777777" w:rsidR="006571EC" w:rsidRDefault="006571EC" w:rsidP="006571EC"/>
    <w:p w14:paraId="4E005909" w14:textId="77777777" w:rsidR="006571EC" w:rsidRDefault="006571EC" w:rsidP="006571EC">
      <w:pPr>
        <w:numPr>
          <w:ilvl w:val="0"/>
          <w:numId w:val="4"/>
        </w:numPr>
      </w:pPr>
      <w:r>
        <w:t>Ingest/Harvest service authenticates for access to the Registry service API (include Security service Authenticate User use case</w:t>
      </w:r>
      <w:r w:rsidR="00A05156">
        <w:t xml:space="preserve"> [8]</w:t>
      </w:r>
      <w:r>
        <w:t>).</w:t>
      </w:r>
    </w:p>
    <w:p w14:paraId="7E648E40" w14:textId="77777777" w:rsidR="006571EC" w:rsidRDefault="006571EC" w:rsidP="006571EC">
      <w:pPr>
        <w:numPr>
          <w:ilvl w:val="0"/>
          <w:numId w:val="4"/>
        </w:numPr>
      </w:pPr>
      <w:r>
        <w:t>Ingest/Harvest service submits a</w:t>
      </w:r>
      <w:r w:rsidR="005839C6">
        <w:t xml:space="preserve">n artifact </w:t>
      </w:r>
      <w:r>
        <w:t>for registration via the Registry service API.</w:t>
      </w:r>
    </w:p>
    <w:p w14:paraId="72B2213C" w14:textId="77777777" w:rsidR="006571EC" w:rsidRDefault="006571EC" w:rsidP="006571EC">
      <w:pPr>
        <w:numPr>
          <w:ilvl w:val="0"/>
          <w:numId w:val="4"/>
        </w:numPr>
      </w:pPr>
      <w:r>
        <w:t>Registry service validates the metadata submitted for the</w:t>
      </w:r>
      <w:r w:rsidR="005839C6">
        <w:t xml:space="preserve"> artifact</w:t>
      </w:r>
      <w:r>
        <w:t>.</w:t>
      </w:r>
    </w:p>
    <w:p w14:paraId="36B201E5" w14:textId="77777777" w:rsidR="006571EC" w:rsidRDefault="006571EC" w:rsidP="006571EC">
      <w:pPr>
        <w:numPr>
          <w:ilvl w:val="0"/>
          <w:numId w:val="4"/>
        </w:numPr>
      </w:pPr>
      <w:r>
        <w:lastRenderedPageBreak/>
        <w:t xml:space="preserve">Registry service assigns a version to the </w:t>
      </w:r>
      <w:r w:rsidR="005839C6">
        <w:t xml:space="preserve">artifact </w:t>
      </w:r>
      <w:r>
        <w:t>based on the PDS identifier.</w:t>
      </w:r>
    </w:p>
    <w:p w14:paraId="65FF74D9" w14:textId="77777777" w:rsidR="006571EC" w:rsidRDefault="006571EC" w:rsidP="006571EC">
      <w:pPr>
        <w:numPr>
          <w:ilvl w:val="0"/>
          <w:numId w:val="4"/>
        </w:numPr>
      </w:pPr>
      <w:r>
        <w:t xml:space="preserve">Registry service records the metadata associated with the </w:t>
      </w:r>
      <w:r w:rsidR="005839C6">
        <w:t xml:space="preserve">artifact </w:t>
      </w:r>
      <w:r>
        <w:t xml:space="preserve">in the underlying </w:t>
      </w:r>
      <w:r w:rsidR="00530FC2">
        <w:t>metadata store</w:t>
      </w:r>
      <w:r>
        <w:t>.</w:t>
      </w:r>
    </w:p>
    <w:p w14:paraId="14328DB0" w14:textId="77777777" w:rsidR="006571EC" w:rsidRDefault="006571EC" w:rsidP="006571EC"/>
    <w:p w14:paraId="72725F24" w14:textId="77777777" w:rsidR="006571EC" w:rsidRPr="00A77D74" w:rsidRDefault="006571EC" w:rsidP="006571EC">
      <w:pPr>
        <w:jc w:val="both"/>
        <w:rPr>
          <w:u w:val="single"/>
        </w:rPr>
      </w:pPr>
      <w:r w:rsidRPr="00A77D74">
        <w:rPr>
          <w:u w:val="single"/>
        </w:rPr>
        <w:t xml:space="preserve">Alternative: </w:t>
      </w:r>
      <w:r>
        <w:rPr>
          <w:u w:val="single"/>
        </w:rPr>
        <w:t>Ad Hoc Registration</w:t>
      </w:r>
    </w:p>
    <w:p w14:paraId="28B8EFDA" w14:textId="77777777" w:rsidR="006571EC" w:rsidRDefault="006571EC" w:rsidP="006571EC">
      <w:pPr>
        <w:jc w:val="both"/>
      </w:pPr>
      <w:r>
        <w:t xml:space="preserve">At step 1, the Data Engineer initiates the </w:t>
      </w:r>
      <w:r w:rsidR="005839C6">
        <w:t xml:space="preserve">artifact </w:t>
      </w:r>
      <w:r>
        <w:t>registration.</w:t>
      </w:r>
    </w:p>
    <w:p w14:paraId="59D636C4" w14:textId="77777777" w:rsidR="006571EC" w:rsidRDefault="006571EC" w:rsidP="006571EC">
      <w:pPr>
        <w:numPr>
          <w:ilvl w:val="0"/>
          <w:numId w:val="3"/>
        </w:numPr>
        <w:jc w:val="both"/>
      </w:pPr>
      <w:r>
        <w:t>Data Engineer authenticates for access to the Registry service interface (include Security service Authenticate User use case</w:t>
      </w:r>
      <w:r w:rsidR="00A05156">
        <w:t xml:space="preserve"> [8]</w:t>
      </w:r>
      <w:r>
        <w:t>).</w:t>
      </w:r>
    </w:p>
    <w:p w14:paraId="09FFDC5E" w14:textId="77777777" w:rsidR="006571EC" w:rsidRDefault="006571EC" w:rsidP="006571EC">
      <w:pPr>
        <w:numPr>
          <w:ilvl w:val="0"/>
          <w:numId w:val="3"/>
        </w:numPr>
        <w:jc w:val="both"/>
      </w:pPr>
      <w:r>
        <w:t>Data Engineer submits a</w:t>
      </w:r>
      <w:r w:rsidR="005839C6">
        <w:t xml:space="preserve">n artifact </w:t>
      </w:r>
      <w:r>
        <w:t>for registration via the Registry service interface.</w:t>
      </w:r>
    </w:p>
    <w:p w14:paraId="37B5A97D" w14:textId="77777777" w:rsidR="006571EC" w:rsidRDefault="006571EC" w:rsidP="006571EC">
      <w:pPr>
        <w:numPr>
          <w:ilvl w:val="0"/>
          <w:numId w:val="3"/>
        </w:numPr>
        <w:jc w:val="both"/>
      </w:pPr>
      <w:r>
        <w:t>Return to primary scenario at step 3.</w:t>
      </w:r>
    </w:p>
    <w:p w14:paraId="4F33E1BF" w14:textId="77777777" w:rsidR="006571EC" w:rsidRDefault="006571EC" w:rsidP="006571EC"/>
    <w:p w14:paraId="14684537" w14:textId="77777777" w:rsidR="006571EC" w:rsidRDefault="006571EC" w:rsidP="006571EC">
      <w:pPr>
        <w:pStyle w:val="Heading2"/>
      </w:pPr>
      <w:bookmarkStart w:id="378" w:name="_Toc239661939"/>
      <w:r>
        <w:t xml:space="preserve">Update </w:t>
      </w:r>
      <w:r w:rsidR="005839C6">
        <w:t>Artifact</w:t>
      </w:r>
      <w:bookmarkEnd w:id="378"/>
    </w:p>
    <w:p w14:paraId="7F3406E0" w14:textId="77777777" w:rsidR="006571EC" w:rsidRDefault="006571EC" w:rsidP="006571EC"/>
    <w:p w14:paraId="09F8AC8D" w14:textId="77777777" w:rsidR="006571EC" w:rsidRDefault="00F263E0" w:rsidP="006571EC">
      <w:r>
        <w:t xml:space="preserve">Update a </w:t>
      </w:r>
      <w:r w:rsidR="006571EC">
        <w:t xml:space="preserve">registered </w:t>
      </w:r>
      <w:r w:rsidR="00942E5D">
        <w:t xml:space="preserve">artifact </w:t>
      </w:r>
      <w:r>
        <w:t>and its</w:t>
      </w:r>
      <w:r w:rsidR="006571EC">
        <w:t xml:space="preserve"> associated metadata. This use case pertains to the Data Engineer who will perform </w:t>
      </w:r>
      <w:r w:rsidR="00942E5D">
        <w:t xml:space="preserve">artifact </w:t>
      </w:r>
      <w:r>
        <w:t>registration updates</w:t>
      </w:r>
      <w:r w:rsidR="006571EC">
        <w:t xml:space="preserve"> within the system.</w:t>
      </w:r>
    </w:p>
    <w:p w14:paraId="2400435D" w14:textId="77777777" w:rsidR="006571EC" w:rsidRDefault="006571EC" w:rsidP="006571EC"/>
    <w:p w14:paraId="39250BB8" w14:textId="77777777" w:rsidR="006571EC" w:rsidRDefault="006571EC" w:rsidP="006571EC">
      <w:pPr>
        <w:numPr>
          <w:ilvl w:val="0"/>
          <w:numId w:val="6"/>
        </w:numPr>
      </w:pPr>
      <w:r>
        <w:t>Data Engineer authenticates for access to the Registry service interface (include Security service Authenticate User use case</w:t>
      </w:r>
      <w:r w:rsidR="00A05156">
        <w:t xml:space="preserve"> [8]</w:t>
      </w:r>
      <w:r>
        <w:t>).</w:t>
      </w:r>
    </w:p>
    <w:p w14:paraId="5D3F6FE1" w14:textId="77777777" w:rsidR="006571EC" w:rsidRDefault="006571EC" w:rsidP="006571EC">
      <w:pPr>
        <w:numPr>
          <w:ilvl w:val="0"/>
          <w:numId w:val="6"/>
        </w:numPr>
      </w:pPr>
      <w:r>
        <w:t>Data Engineer submits a</w:t>
      </w:r>
      <w:r w:rsidR="00F263E0">
        <w:t xml:space="preserve">n updated </w:t>
      </w:r>
      <w:r w:rsidR="00942E5D">
        <w:t xml:space="preserve">artifact </w:t>
      </w:r>
      <w:r>
        <w:t>for registration via the Registry service interface.</w:t>
      </w:r>
    </w:p>
    <w:p w14:paraId="65B3E300" w14:textId="77777777" w:rsidR="006571EC" w:rsidRDefault="006571EC" w:rsidP="006571EC">
      <w:pPr>
        <w:numPr>
          <w:ilvl w:val="0"/>
          <w:numId w:val="6"/>
        </w:numPr>
      </w:pPr>
      <w:r>
        <w:t xml:space="preserve">Registry service validates the metadata submitted for the </w:t>
      </w:r>
      <w:r w:rsidR="00942E5D">
        <w:t>artifact</w:t>
      </w:r>
      <w:r>
        <w:t>.</w:t>
      </w:r>
    </w:p>
    <w:p w14:paraId="41187627" w14:textId="77777777" w:rsidR="006571EC" w:rsidRDefault="006571EC" w:rsidP="006571EC">
      <w:pPr>
        <w:numPr>
          <w:ilvl w:val="0"/>
          <w:numId w:val="6"/>
        </w:numPr>
      </w:pPr>
      <w:r>
        <w:t xml:space="preserve">Registry service records the metadata associated with the </w:t>
      </w:r>
      <w:r w:rsidR="00942E5D">
        <w:t xml:space="preserve">artifact </w:t>
      </w:r>
      <w:r>
        <w:t xml:space="preserve">in the underlying </w:t>
      </w:r>
      <w:r w:rsidR="00530FC2">
        <w:t>metadata store</w:t>
      </w:r>
      <w:r>
        <w:t>.</w:t>
      </w:r>
    </w:p>
    <w:p w14:paraId="6279995F" w14:textId="77777777" w:rsidR="006571EC" w:rsidRDefault="006571EC" w:rsidP="006571EC"/>
    <w:p w14:paraId="6DFDBE3B" w14:textId="77777777" w:rsidR="006571EC" w:rsidRDefault="006571EC" w:rsidP="006571EC">
      <w:pPr>
        <w:pStyle w:val="Heading2"/>
      </w:pPr>
      <w:bookmarkStart w:id="379" w:name="_Toc239661940"/>
      <w:r>
        <w:t xml:space="preserve">Approve </w:t>
      </w:r>
      <w:r w:rsidR="00942E5D">
        <w:t>Artifact</w:t>
      </w:r>
      <w:bookmarkEnd w:id="379"/>
    </w:p>
    <w:p w14:paraId="3A77CCC7" w14:textId="77777777" w:rsidR="006571EC" w:rsidRDefault="006571EC" w:rsidP="006571EC"/>
    <w:p w14:paraId="20F7C523" w14:textId="77777777" w:rsidR="006571EC" w:rsidRDefault="006571EC" w:rsidP="006571EC">
      <w:r>
        <w:t xml:space="preserve">Approve registered </w:t>
      </w:r>
      <w:r w:rsidR="00942E5D">
        <w:t xml:space="preserve">artifacts </w:t>
      </w:r>
      <w:r>
        <w:t xml:space="preserve">in order to make them visible to the public. This use case pertains to the Data Engineer who will approve registered </w:t>
      </w:r>
      <w:r w:rsidR="00942E5D">
        <w:t>artifacts</w:t>
      </w:r>
      <w:r>
        <w:t>.</w:t>
      </w:r>
    </w:p>
    <w:p w14:paraId="5C529732" w14:textId="77777777" w:rsidR="006571EC" w:rsidRDefault="006571EC" w:rsidP="006571EC"/>
    <w:p w14:paraId="677F3DF1" w14:textId="77777777" w:rsidR="006571EC" w:rsidRDefault="006571EC" w:rsidP="006571EC">
      <w:pPr>
        <w:numPr>
          <w:ilvl w:val="0"/>
          <w:numId w:val="7"/>
        </w:numPr>
      </w:pPr>
      <w:r>
        <w:t>Data Engineer authenticates for access to the Registry service interface (include Security service Authenticate User use case</w:t>
      </w:r>
      <w:r w:rsidR="00A05156">
        <w:t xml:space="preserve"> [8]</w:t>
      </w:r>
      <w:r>
        <w:t>).</w:t>
      </w:r>
    </w:p>
    <w:p w14:paraId="17782C28" w14:textId="77777777" w:rsidR="006571EC" w:rsidRDefault="006571EC" w:rsidP="006571EC">
      <w:pPr>
        <w:numPr>
          <w:ilvl w:val="0"/>
          <w:numId w:val="7"/>
        </w:numPr>
      </w:pPr>
      <w:r>
        <w:t xml:space="preserve">Data Engineer marks a registered </w:t>
      </w:r>
      <w:r w:rsidR="00942E5D">
        <w:t xml:space="preserve">artifact </w:t>
      </w:r>
      <w:r>
        <w:t>as approved via the Registry service interface.</w:t>
      </w:r>
    </w:p>
    <w:p w14:paraId="7842B9B1" w14:textId="77777777" w:rsidR="006571EC" w:rsidRDefault="006571EC" w:rsidP="006571EC">
      <w:pPr>
        <w:numPr>
          <w:ilvl w:val="0"/>
          <w:numId w:val="7"/>
        </w:numPr>
      </w:pPr>
      <w:r>
        <w:t xml:space="preserve">Registry service records the approval in the underlying </w:t>
      </w:r>
      <w:r w:rsidR="00530FC2">
        <w:t>metadata store</w:t>
      </w:r>
      <w:r>
        <w:t>.</w:t>
      </w:r>
    </w:p>
    <w:p w14:paraId="32DAC03A" w14:textId="77777777" w:rsidR="006571EC" w:rsidRDefault="006571EC" w:rsidP="006571EC"/>
    <w:p w14:paraId="0D0D2D8A" w14:textId="77777777" w:rsidR="006571EC" w:rsidRDefault="006571EC" w:rsidP="006571EC">
      <w:pPr>
        <w:pStyle w:val="Heading2"/>
      </w:pPr>
      <w:bookmarkStart w:id="380" w:name="_Toc239661941"/>
      <w:r>
        <w:t xml:space="preserve">Deprecate </w:t>
      </w:r>
      <w:r w:rsidR="00942E5D">
        <w:t>Artifact</w:t>
      </w:r>
      <w:bookmarkEnd w:id="380"/>
    </w:p>
    <w:p w14:paraId="4D98D103" w14:textId="77777777" w:rsidR="006571EC" w:rsidRDefault="006571EC" w:rsidP="006571EC"/>
    <w:p w14:paraId="7A973DAC" w14:textId="77777777" w:rsidR="006571EC" w:rsidRDefault="006571EC" w:rsidP="006571EC">
      <w:r>
        <w:t xml:space="preserve">Deprecate registered </w:t>
      </w:r>
      <w:r w:rsidR="002C3962">
        <w:t xml:space="preserve">artifacts </w:t>
      </w:r>
      <w:r>
        <w:t xml:space="preserve">when no longer pertinent. This could be due to the availability of a newer version of the </w:t>
      </w:r>
      <w:r w:rsidR="002C3962">
        <w:t>artifact</w:t>
      </w:r>
      <w:r>
        <w:t xml:space="preserve">. This use case pertains to the Data Engineer who will deprecate registered </w:t>
      </w:r>
      <w:r w:rsidR="002C3962">
        <w:t>artifacts</w:t>
      </w:r>
      <w:r>
        <w:t>.</w:t>
      </w:r>
    </w:p>
    <w:p w14:paraId="1725EAAB" w14:textId="77777777" w:rsidR="006571EC" w:rsidRDefault="006571EC" w:rsidP="006571EC"/>
    <w:p w14:paraId="24A86D47" w14:textId="77777777" w:rsidR="006571EC" w:rsidRDefault="006571EC" w:rsidP="006571EC">
      <w:pPr>
        <w:numPr>
          <w:ilvl w:val="0"/>
          <w:numId w:val="8"/>
        </w:numPr>
      </w:pPr>
      <w:r>
        <w:lastRenderedPageBreak/>
        <w:t>Data Engineer authenticates for access to the Registry service interface (include Security service Authenticate User use case</w:t>
      </w:r>
      <w:r w:rsidR="00A05156">
        <w:t xml:space="preserve"> [8]</w:t>
      </w:r>
      <w:r>
        <w:t>).</w:t>
      </w:r>
    </w:p>
    <w:p w14:paraId="6C74F762" w14:textId="77777777" w:rsidR="006571EC" w:rsidRDefault="006571EC" w:rsidP="006571EC">
      <w:pPr>
        <w:numPr>
          <w:ilvl w:val="0"/>
          <w:numId w:val="8"/>
        </w:numPr>
      </w:pPr>
      <w:r>
        <w:t xml:space="preserve">Data Engineer marks a registered </w:t>
      </w:r>
      <w:r w:rsidR="002C3962">
        <w:t xml:space="preserve">artifact </w:t>
      </w:r>
      <w:r>
        <w:t>as deprecated via the Registry service interface.</w:t>
      </w:r>
    </w:p>
    <w:p w14:paraId="5E436C73" w14:textId="77777777" w:rsidR="006571EC" w:rsidRDefault="006571EC" w:rsidP="006571EC">
      <w:pPr>
        <w:numPr>
          <w:ilvl w:val="0"/>
          <w:numId w:val="8"/>
        </w:numPr>
      </w:pPr>
      <w:r>
        <w:t xml:space="preserve">Registry service records the deprecation in the underlying </w:t>
      </w:r>
      <w:r w:rsidR="00530FC2">
        <w:t>metadata store</w:t>
      </w:r>
      <w:r>
        <w:t>.</w:t>
      </w:r>
    </w:p>
    <w:p w14:paraId="5BA46FBC" w14:textId="77777777" w:rsidR="006571EC" w:rsidRDefault="006571EC" w:rsidP="006571EC"/>
    <w:p w14:paraId="4E5F7815" w14:textId="77777777" w:rsidR="002C3962" w:rsidRDefault="002C3962" w:rsidP="002C3962">
      <w:pPr>
        <w:pStyle w:val="Heading2"/>
      </w:pPr>
      <w:bookmarkStart w:id="381" w:name="_Toc239661942"/>
      <w:proofErr w:type="spellStart"/>
      <w:r>
        <w:t>Undeprecate</w:t>
      </w:r>
      <w:proofErr w:type="spellEnd"/>
      <w:r>
        <w:t xml:space="preserve"> Artifact</w:t>
      </w:r>
      <w:bookmarkEnd w:id="381"/>
    </w:p>
    <w:p w14:paraId="3F8E8FFA" w14:textId="77777777" w:rsidR="002C3962" w:rsidRDefault="002C3962" w:rsidP="002C3962"/>
    <w:p w14:paraId="5B363532" w14:textId="77777777" w:rsidR="002C3962" w:rsidRDefault="002C3962" w:rsidP="002C3962">
      <w:proofErr w:type="spellStart"/>
      <w:r>
        <w:t>Undeprecate</w:t>
      </w:r>
      <w:proofErr w:type="spellEnd"/>
      <w:r>
        <w:t xml:space="preserve"> registered artifacts when their pertinence has been restored. This use case pertains to the Data Engineer who will </w:t>
      </w:r>
      <w:proofErr w:type="spellStart"/>
      <w:r>
        <w:t>undeprecate</w:t>
      </w:r>
      <w:proofErr w:type="spellEnd"/>
      <w:r>
        <w:t xml:space="preserve"> registered artifacts.</w:t>
      </w:r>
    </w:p>
    <w:p w14:paraId="49A3B507" w14:textId="77777777" w:rsidR="002C3962" w:rsidRDefault="002C3962" w:rsidP="002C3962"/>
    <w:p w14:paraId="28649CAB" w14:textId="77777777" w:rsidR="002C3962" w:rsidRDefault="002C3962" w:rsidP="002C3962">
      <w:pPr>
        <w:numPr>
          <w:ilvl w:val="0"/>
          <w:numId w:val="8"/>
        </w:numPr>
      </w:pPr>
      <w:r>
        <w:t>Data Engineer authenticates for access to the Registry service interface (include Security service Authenticate User use case [8]).</w:t>
      </w:r>
    </w:p>
    <w:p w14:paraId="36DB1EC5" w14:textId="77777777" w:rsidR="002C3962" w:rsidRDefault="002C3962" w:rsidP="002C3962">
      <w:pPr>
        <w:numPr>
          <w:ilvl w:val="0"/>
          <w:numId w:val="8"/>
        </w:numPr>
      </w:pPr>
      <w:r>
        <w:t xml:space="preserve">Data Engineer marks a registered artifact as </w:t>
      </w:r>
      <w:proofErr w:type="spellStart"/>
      <w:r>
        <w:t>undeprecated</w:t>
      </w:r>
      <w:proofErr w:type="spellEnd"/>
      <w:r>
        <w:t xml:space="preserve"> via the Registry service interface.</w:t>
      </w:r>
    </w:p>
    <w:p w14:paraId="0F382C75" w14:textId="77777777" w:rsidR="002C3962" w:rsidRDefault="002C3962" w:rsidP="002C3962">
      <w:pPr>
        <w:numPr>
          <w:ilvl w:val="0"/>
          <w:numId w:val="8"/>
        </w:numPr>
      </w:pPr>
      <w:r>
        <w:t xml:space="preserve">Registry service records the </w:t>
      </w:r>
      <w:proofErr w:type="spellStart"/>
      <w:r>
        <w:t>undeprecation</w:t>
      </w:r>
      <w:proofErr w:type="spellEnd"/>
      <w:r>
        <w:t xml:space="preserve"> in the underlying metadata store.</w:t>
      </w:r>
    </w:p>
    <w:p w14:paraId="790E4384" w14:textId="77777777" w:rsidR="002C3962" w:rsidRDefault="002C3962" w:rsidP="006571EC"/>
    <w:p w14:paraId="334115F1" w14:textId="77777777" w:rsidR="006571EC" w:rsidRPr="00091F8C" w:rsidRDefault="006571EC" w:rsidP="006571EC">
      <w:pPr>
        <w:pStyle w:val="Heading2"/>
      </w:pPr>
      <w:bookmarkStart w:id="382" w:name="_Toc239661943"/>
      <w:r>
        <w:t xml:space="preserve">Delete </w:t>
      </w:r>
      <w:r w:rsidR="00E26F29">
        <w:t>Artifact</w:t>
      </w:r>
      <w:bookmarkEnd w:id="382"/>
    </w:p>
    <w:p w14:paraId="62F3831C" w14:textId="77777777" w:rsidR="006571EC" w:rsidRDefault="006571EC" w:rsidP="006571EC">
      <w:pPr>
        <w:jc w:val="both"/>
      </w:pPr>
    </w:p>
    <w:p w14:paraId="32F9AABB" w14:textId="77777777" w:rsidR="006571EC" w:rsidRDefault="006571EC" w:rsidP="006571EC">
      <w:pPr>
        <w:jc w:val="both"/>
      </w:pPr>
      <w:r>
        <w:t xml:space="preserve">Delete registered </w:t>
      </w:r>
      <w:r w:rsidR="00E26F29">
        <w:t xml:space="preserve">artifacts </w:t>
      </w:r>
      <w:r>
        <w:t xml:space="preserve">from the registry. This will normally be utilized during testing but could be utilized during operations if a registration was made my mistake. Privilege for this capability should be limited. This use case pertains to the Data Engineer actor who will delete registered </w:t>
      </w:r>
      <w:r w:rsidR="00E26F29">
        <w:t>artifacts</w:t>
      </w:r>
      <w:r>
        <w:t>.</w:t>
      </w:r>
    </w:p>
    <w:p w14:paraId="2F178E71" w14:textId="77777777" w:rsidR="006571EC" w:rsidRDefault="006571EC" w:rsidP="006571EC">
      <w:pPr>
        <w:jc w:val="both"/>
      </w:pPr>
    </w:p>
    <w:p w14:paraId="35C05BF8" w14:textId="77777777" w:rsidR="006571EC" w:rsidRDefault="006571EC" w:rsidP="006571EC">
      <w:pPr>
        <w:numPr>
          <w:ilvl w:val="0"/>
          <w:numId w:val="9"/>
        </w:numPr>
      </w:pPr>
      <w:r>
        <w:t>Data Engineer authenticates for access to the Registry service interface (include Security service Authenticate User use case</w:t>
      </w:r>
      <w:r w:rsidR="00A05156">
        <w:t xml:space="preserve"> [8]</w:t>
      </w:r>
      <w:r>
        <w:t>).</w:t>
      </w:r>
    </w:p>
    <w:p w14:paraId="2F95078C" w14:textId="77777777" w:rsidR="006571EC" w:rsidRDefault="006571EC" w:rsidP="006571EC">
      <w:pPr>
        <w:numPr>
          <w:ilvl w:val="0"/>
          <w:numId w:val="9"/>
        </w:numPr>
      </w:pPr>
      <w:r>
        <w:t xml:space="preserve">Data Engineer marks a registered </w:t>
      </w:r>
      <w:r w:rsidR="00E26F29">
        <w:t xml:space="preserve">artifact </w:t>
      </w:r>
      <w:r>
        <w:t>as deleted via the Registry service interface.</w:t>
      </w:r>
    </w:p>
    <w:p w14:paraId="034F4028" w14:textId="77777777" w:rsidR="006571EC" w:rsidRDefault="006571EC" w:rsidP="006571EC">
      <w:pPr>
        <w:numPr>
          <w:ilvl w:val="0"/>
          <w:numId w:val="9"/>
        </w:numPr>
      </w:pPr>
      <w:r>
        <w:t xml:space="preserve">Registry service deletes the metadata associated with the </w:t>
      </w:r>
      <w:r w:rsidR="00E26F29">
        <w:t xml:space="preserve">artifact </w:t>
      </w:r>
      <w:r>
        <w:t xml:space="preserve">in the underlying </w:t>
      </w:r>
      <w:r w:rsidR="00530FC2">
        <w:t>metadata store</w:t>
      </w:r>
      <w:r>
        <w:t>.</w:t>
      </w:r>
    </w:p>
    <w:p w14:paraId="125CFE26" w14:textId="77777777" w:rsidR="006571EC" w:rsidRDefault="006571EC" w:rsidP="006571EC"/>
    <w:p w14:paraId="148EB374" w14:textId="77777777" w:rsidR="006571EC" w:rsidRPr="00ED013F" w:rsidRDefault="006571EC" w:rsidP="006571EC">
      <w:pPr>
        <w:rPr>
          <w:u w:val="single"/>
        </w:rPr>
      </w:pPr>
      <w:r w:rsidRPr="00ED013F">
        <w:rPr>
          <w:u w:val="single"/>
        </w:rPr>
        <w:t>Alternative: Operation Not Allowed</w:t>
      </w:r>
    </w:p>
    <w:p w14:paraId="418723BC" w14:textId="77777777" w:rsidR="006571EC" w:rsidRDefault="006571EC" w:rsidP="006571EC">
      <w:r>
        <w:t>At step 3, the Registry service does not allow the operation per policy.</w:t>
      </w:r>
    </w:p>
    <w:p w14:paraId="7872BEC8" w14:textId="77777777" w:rsidR="006571EC" w:rsidRDefault="006571EC" w:rsidP="006571EC">
      <w:pPr>
        <w:numPr>
          <w:ilvl w:val="0"/>
          <w:numId w:val="19"/>
        </w:numPr>
      </w:pPr>
      <w:r>
        <w:t>Registry service checks policy for allowed operations.</w:t>
      </w:r>
    </w:p>
    <w:p w14:paraId="650DF68A" w14:textId="77777777" w:rsidR="006571EC" w:rsidRDefault="006571EC" w:rsidP="006571EC">
      <w:pPr>
        <w:numPr>
          <w:ilvl w:val="0"/>
          <w:numId w:val="19"/>
        </w:numPr>
      </w:pPr>
      <w:r>
        <w:t xml:space="preserve">Registry service does not allow deletion of the </w:t>
      </w:r>
      <w:r w:rsidR="00E26F29">
        <w:t xml:space="preserve">artifact </w:t>
      </w:r>
      <w:r>
        <w:t>per policy.</w:t>
      </w:r>
    </w:p>
    <w:p w14:paraId="63B7FDF2" w14:textId="77777777" w:rsidR="006571EC" w:rsidRDefault="006571EC" w:rsidP="006571EC"/>
    <w:p w14:paraId="249629BF" w14:textId="77777777" w:rsidR="006571EC" w:rsidRDefault="006571EC" w:rsidP="006571EC">
      <w:pPr>
        <w:pStyle w:val="Heading2"/>
      </w:pPr>
      <w:bookmarkStart w:id="383" w:name="_Toc239661944"/>
      <w:r>
        <w:t xml:space="preserve">Query </w:t>
      </w:r>
      <w:r w:rsidR="00E26F29">
        <w:t>Artifact</w:t>
      </w:r>
      <w:bookmarkEnd w:id="383"/>
    </w:p>
    <w:p w14:paraId="2FCC4F64" w14:textId="77777777" w:rsidR="006571EC" w:rsidRDefault="006571EC" w:rsidP="006571EC"/>
    <w:p w14:paraId="4C0E8259" w14:textId="77777777" w:rsidR="006571EC" w:rsidRDefault="006571EC" w:rsidP="006571EC">
      <w:r>
        <w:t xml:space="preserve">Discover registered </w:t>
      </w:r>
      <w:r w:rsidR="00E26F29">
        <w:t xml:space="preserve">artifacts </w:t>
      </w:r>
      <w:r>
        <w:t>from the registry by submitting queries against the registered metadata attributes. This use case pertains to the Data Engineer and Search service actors.</w:t>
      </w:r>
    </w:p>
    <w:p w14:paraId="63AB740F" w14:textId="77777777" w:rsidR="006571EC" w:rsidRDefault="006571EC" w:rsidP="006571EC"/>
    <w:p w14:paraId="43905A96" w14:textId="77777777" w:rsidR="006571EC" w:rsidRDefault="006571EC" w:rsidP="006571EC">
      <w:pPr>
        <w:numPr>
          <w:ilvl w:val="0"/>
          <w:numId w:val="10"/>
        </w:numPr>
      </w:pPr>
      <w:r>
        <w:t xml:space="preserve">Search service submits a query for </w:t>
      </w:r>
      <w:r w:rsidR="00E26F29">
        <w:t>artifact</w:t>
      </w:r>
      <w:r>
        <w:t>(s) via the Registry service API.</w:t>
      </w:r>
    </w:p>
    <w:p w14:paraId="13EFFEFE" w14:textId="77777777" w:rsidR="006571EC" w:rsidRDefault="006571EC" w:rsidP="006571EC">
      <w:pPr>
        <w:numPr>
          <w:ilvl w:val="0"/>
          <w:numId w:val="10"/>
        </w:numPr>
      </w:pPr>
      <w:r>
        <w:lastRenderedPageBreak/>
        <w:t xml:space="preserve">Registry service accepts the query and returns metadata for one or more </w:t>
      </w:r>
      <w:r w:rsidR="00E26F29">
        <w:t xml:space="preserve">artifacts </w:t>
      </w:r>
      <w:r>
        <w:t xml:space="preserve">from the underlying </w:t>
      </w:r>
      <w:r w:rsidR="00530FC2">
        <w:t>metadata store</w:t>
      </w:r>
      <w:r>
        <w:t xml:space="preserve"> matching the criteria.</w:t>
      </w:r>
    </w:p>
    <w:p w14:paraId="79160939" w14:textId="77777777" w:rsidR="006571EC" w:rsidRDefault="006571EC" w:rsidP="006571EC"/>
    <w:p w14:paraId="5D6CBD53" w14:textId="77777777" w:rsidR="00E13793" w:rsidRDefault="00E13793"/>
    <w:p w14:paraId="2FA80F77" w14:textId="77777777" w:rsidR="006571EC" w:rsidRDefault="006571EC">
      <w:pPr>
        <w:pStyle w:val="Heading1"/>
      </w:pPr>
      <w:r>
        <w:rPr>
          <w:b w:val="0"/>
          <w:caps w:val="0"/>
          <w:sz w:val="24"/>
        </w:rPr>
        <w:br w:type="page"/>
      </w:r>
      <w:bookmarkStart w:id="384" w:name="_Toc24617169"/>
      <w:bookmarkStart w:id="385" w:name="_Toc239661945"/>
      <w:r>
        <w:lastRenderedPageBreak/>
        <w:t>Requirements</w:t>
      </w:r>
      <w:bookmarkEnd w:id="384"/>
      <w:bookmarkEnd w:id="385"/>
    </w:p>
    <w:p w14:paraId="5D661ACD" w14:textId="77777777" w:rsidR="006571EC" w:rsidRDefault="006571EC" w:rsidP="006571EC">
      <w:pPr>
        <w:jc w:val="both"/>
      </w:pPr>
    </w:p>
    <w:p w14:paraId="311F0AC2" w14:textId="77777777" w:rsidR="006571EC" w:rsidRDefault="006571EC" w:rsidP="006571EC">
      <w:pPr>
        <w:jc w:val="both"/>
      </w:pPr>
      <w:r>
        <w:t xml:space="preserve">The architecture definition phase of the </w:t>
      </w:r>
      <w:del w:id="386" w:author="Sean Hardman" w:date="2013-09-01T13:31:00Z">
        <w:r w:rsidDel="003F249E">
          <w:delText>PDS 2010</w:delText>
        </w:r>
      </w:del>
      <w:ins w:id="387" w:author="Sean Hardman" w:date="2013-09-01T13:31:00Z">
        <w:r w:rsidR="003F249E">
          <w:t>PDS4</w:t>
        </w:r>
      </w:ins>
      <w:r>
        <w:t xml:space="preserve"> project resulted in the decomposition of the system into several elements [3]. The Registry service derives from the Catalog/Data Management element, which was derived from requirements 2.2.2 and 2.6 of the PDS Level 1, 2, and 3 Requirements document [1]. The following level 3 requirements are relevant to this service:</w:t>
      </w:r>
    </w:p>
    <w:p w14:paraId="0EEC779E" w14:textId="77777777" w:rsidR="006571EC" w:rsidRDefault="006571EC" w:rsidP="006571EC">
      <w:pPr>
        <w:jc w:val="both"/>
      </w:pPr>
    </w:p>
    <w:p w14:paraId="20B59249" w14:textId="77777777" w:rsidR="006571EC" w:rsidRDefault="006571EC" w:rsidP="006571EC">
      <w:pPr>
        <w:ind w:left="360"/>
        <w:jc w:val="both"/>
      </w:pPr>
      <w:r w:rsidRPr="002965BA">
        <w:rPr>
          <w:b/>
        </w:rPr>
        <w:t>2.2.2</w:t>
      </w:r>
      <w:r>
        <w:tab/>
      </w:r>
      <w:r w:rsidRPr="003D2806">
        <w:t>PDS will track the status of data deliveries from data providers through the PDS to the deep archive</w:t>
      </w:r>
    </w:p>
    <w:p w14:paraId="70B9C299" w14:textId="77777777" w:rsidR="006571EC" w:rsidRDefault="006571EC" w:rsidP="006571EC">
      <w:pPr>
        <w:ind w:left="360"/>
        <w:jc w:val="both"/>
      </w:pPr>
      <w:r w:rsidRPr="002965BA">
        <w:rPr>
          <w:b/>
        </w:rPr>
        <w:t>2.6.2</w:t>
      </w:r>
      <w:r>
        <w:tab/>
        <w:t>PDS will design and implement a catalog system for managing information about the holdings of the PDS</w:t>
      </w:r>
    </w:p>
    <w:p w14:paraId="216B5DBF" w14:textId="77777777" w:rsidR="006571EC" w:rsidRDefault="006571EC" w:rsidP="006571EC">
      <w:pPr>
        <w:ind w:left="360"/>
        <w:jc w:val="both"/>
      </w:pPr>
      <w:r w:rsidRPr="002965BA">
        <w:rPr>
          <w:b/>
        </w:rPr>
        <w:t>2.6.3</w:t>
      </w:r>
      <w:r>
        <w:tab/>
        <w:t xml:space="preserve">PDS will integrate the catalog with the system for tracking data throughout the PDS </w:t>
      </w:r>
    </w:p>
    <w:p w14:paraId="2EF82D19" w14:textId="77777777" w:rsidR="006571EC" w:rsidDel="003D2806" w:rsidRDefault="006571EC" w:rsidP="006571EC">
      <w:pPr>
        <w:ind w:left="360"/>
        <w:jc w:val="both"/>
      </w:pPr>
      <w:r w:rsidRPr="002965BA">
        <w:rPr>
          <w:b/>
        </w:rPr>
        <w:t>2.8.2</w:t>
      </w:r>
      <w:r>
        <w:tab/>
      </w:r>
      <w:r w:rsidRPr="0065166B">
        <w:t>PDS will maintain a distributed catalog system which describes the holdings of the archive</w:t>
      </w:r>
    </w:p>
    <w:p w14:paraId="01E6E137" w14:textId="77777777" w:rsidR="006571EC" w:rsidDel="003D2806" w:rsidRDefault="006571EC" w:rsidP="006571EC">
      <w:pPr>
        <w:ind w:left="360"/>
        <w:jc w:val="both"/>
      </w:pPr>
      <w:r w:rsidRPr="002965BA">
        <w:rPr>
          <w:b/>
        </w:rPr>
        <w:t>2.8.</w:t>
      </w:r>
      <w:r>
        <w:rPr>
          <w:b/>
        </w:rPr>
        <w:t>3</w:t>
      </w:r>
      <w:r>
        <w:tab/>
      </w:r>
      <w:r w:rsidR="00413183" w:rsidRPr="00413183">
        <w:t>PDS will provide standard protocols for locating, moving, and utilizing data, metadata and computing resources across the distributed archive, among PDS nodes, to and from missions, and to and from the deep archive</w:t>
      </w:r>
    </w:p>
    <w:p w14:paraId="115AB940" w14:textId="77777777" w:rsidR="0095785D" w:rsidRDefault="0095785D" w:rsidP="0095785D">
      <w:pPr>
        <w:jc w:val="both"/>
      </w:pPr>
    </w:p>
    <w:p w14:paraId="60817D8E" w14:textId="77777777" w:rsidR="0095785D" w:rsidRDefault="0095785D" w:rsidP="0095785D">
      <w:pPr>
        <w:jc w:val="both"/>
      </w:pPr>
      <w:r>
        <w:t>In addition to the level 4 and 5 requirements specified below, the Registry service must also comply with the general service-based requirements found in the General System SRD document [5].</w:t>
      </w:r>
    </w:p>
    <w:p w14:paraId="62BA8EFE" w14:textId="77777777" w:rsidR="006571EC" w:rsidRDefault="006571EC" w:rsidP="006571EC">
      <w:pPr>
        <w:jc w:val="both"/>
      </w:pPr>
    </w:p>
    <w:p w14:paraId="2A0CA162" w14:textId="77777777" w:rsidR="006571EC" w:rsidRDefault="006571EC" w:rsidP="006571EC">
      <w:pPr>
        <w:pStyle w:val="Heading2"/>
      </w:pPr>
      <w:bookmarkStart w:id="388" w:name="_Toc239661946"/>
      <w:r>
        <w:t>Level 4 Requirements</w:t>
      </w:r>
      <w:bookmarkEnd w:id="388"/>
    </w:p>
    <w:p w14:paraId="4197F0C9" w14:textId="77777777" w:rsidR="006571EC" w:rsidRPr="00B1063A" w:rsidRDefault="006571EC" w:rsidP="006571EC">
      <w:pPr>
        <w:jc w:val="both"/>
      </w:pPr>
    </w:p>
    <w:p w14:paraId="7CFD3418" w14:textId="77777777" w:rsidR="006571EC" w:rsidRPr="00B1063A" w:rsidRDefault="006571EC" w:rsidP="006571EC">
      <w:pPr>
        <w:jc w:val="both"/>
      </w:pPr>
      <w:r>
        <w:t>The level four requirements in PDS represent subsystem</w:t>
      </w:r>
      <w:r w:rsidR="00B7140B">
        <w:t xml:space="preserve"> or</w:t>
      </w:r>
      <w:r>
        <w:t xml:space="preserve"> component requirements at a high level. The following requirements pertain to the Registry service:</w:t>
      </w:r>
    </w:p>
    <w:p w14:paraId="18C47E33" w14:textId="77777777" w:rsidR="006571EC" w:rsidRPr="00B1063A" w:rsidRDefault="006571EC" w:rsidP="006571EC">
      <w:pPr>
        <w:jc w:val="both"/>
      </w:pPr>
    </w:p>
    <w:p w14:paraId="452A1935" w14:textId="77777777" w:rsidR="006571EC" w:rsidRDefault="006571EC" w:rsidP="006571EC">
      <w:pPr>
        <w:jc w:val="both"/>
      </w:pPr>
      <w:r>
        <w:rPr>
          <w:b/>
        </w:rPr>
        <w:t>L4.REG</w:t>
      </w:r>
      <w:r w:rsidRPr="00965132">
        <w:rPr>
          <w:b/>
        </w:rPr>
        <w:t>.</w:t>
      </w:r>
      <w:r>
        <w:rPr>
          <w:b/>
        </w:rPr>
        <w:t>1</w:t>
      </w:r>
      <w:r w:rsidRPr="00965132">
        <w:t xml:space="preserve"> - </w:t>
      </w:r>
      <w:r w:rsidRPr="00B328C1">
        <w:t xml:space="preserve">The </w:t>
      </w:r>
      <w:r>
        <w:t>system</w:t>
      </w:r>
      <w:r w:rsidRPr="00B328C1">
        <w:t xml:space="preserve"> shall</w:t>
      </w:r>
      <w:r>
        <w:t xml:space="preserve"> maintain distributed registries of </w:t>
      </w:r>
      <w:r w:rsidR="00733303">
        <w:t>artifact</w:t>
      </w:r>
      <w:r>
        <w:t>s. (2.6.2, 2.8.2</w:t>
      </w:r>
      <w:r w:rsidRPr="00965132">
        <w:t>)</w:t>
      </w:r>
    </w:p>
    <w:p w14:paraId="7B15E64F" w14:textId="77777777" w:rsidR="006571EC" w:rsidRDefault="006571EC" w:rsidP="006571EC">
      <w:pPr>
        <w:jc w:val="both"/>
      </w:pPr>
    </w:p>
    <w:p w14:paraId="12315FA9" w14:textId="77777777" w:rsidR="006571EC" w:rsidRPr="00E23422" w:rsidRDefault="006571EC" w:rsidP="006571EC">
      <w:pPr>
        <w:ind w:left="720"/>
        <w:jc w:val="both"/>
        <w:rPr>
          <w:sz w:val="20"/>
        </w:rPr>
      </w:pPr>
      <w:r>
        <w:rPr>
          <w:sz w:val="20"/>
        </w:rPr>
        <w:t>Ideally, each PDS Node that maintains a repository of data will have a corresponding registry.</w:t>
      </w:r>
    </w:p>
    <w:p w14:paraId="0B2F8CB9" w14:textId="77777777" w:rsidR="006571EC" w:rsidRPr="0038210A" w:rsidRDefault="006571EC" w:rsidP="006571EC">
      <w:pPr>
        <w:tabs>
          <w:tab w:val="left" w:pos="5310"/>
        </w:tabs>
        <w:jc w:val="both"/>
        <w:rPr>
          <w:sz w:val="20"/>
        </w:rPr>
      </w:pPr>
    </w:p>
    <w:p w14:paraId="3A363CC5" w14:textId="77777777" w:rsidR="006571EC" w:rsidRDefault="006571EC" w:rsidP="006571EC">
      <w:pPr>
        <w:jc w:val="both"/>
      </w:pPr>
      <w:r>
        <w:rPr>
          <w:b/>
        </w:rPr>
        <w:t>L4.REG</w:t>
      </w:r>
      <w:r w:rsidRPr="00965132">
        <w:rPr>
          <w:b/>
        </w:rPr>
        <w:t>.</w:t>
      </w:r>
      <w:r>
        <w:rPr>
          <w:b/>
        </w:rPr>
        <w:t>2</w:t>
      </w:r>
      <w:r w:rsidRPr="00965132">
        <w:t xml:space="preserve"> - </w:t>
      </w:r>
      <w:r w:rsidRPr="00B328C1">
        <w:t xml:space="preserve">The </w:t>
      </w:r>
      <w:r>
        <w:t>system</w:t>
      </w:r>
      <w:r w:rsidRPr="00B328C1">
        <w:t xml:space="preserve"> shall</w:t>
      </w:r>
      <w:r>
        <w:t xml:space="preserve"> federate the registries. (2.8.2</w:t>
      </w:r>
      <w:r w:rsidRPr="00965132">
        <w:t>)</w:t>
      </w:r>
    </w:p>
    <w:p w14:paraId="4DC627CF" w14:textId="77777777" w:rsidR="006571EC" w:rsidRDefault="006571EC" w:rsidP="006571EC">
      <w:pPr>
        <w:jc w:val="both"/>
      </w:pPr>
    </w:p>
    <w:p w14:paraId="45F20CA9" w14:textId="77777777" w:rsidR="006571EC" w:rsidRPr="00BB0990" w:rsidRDefault="006571EC" w:rsidP="006571EC">
      <w:pPr>
        <w:ind w:left="720"/>
        <w:jc w:val="both"/>
        <w:rPr>
          <w:sz w:val="20"/>
        </w:rPr>
      </w:pPr>
      <w:r>
        <w:rPr>
          <w:sz w:val="20"/>
        </w:rPr>
        <w:t>To federate is to form a single centralized unit from a number of entities, within which each keeps some internal autonomy.</w:t>
      </w:r>
    </w:p>
    <w:p w14:paraId="71DC8EC7" w14:textId="77777777" w:rsidR="006571EC" w:rsidRDefault="006571EC" w:rsidP="006571EC">
      <w:pPr>
        <w:jc w:val="both"/>
      </w:pPr>
    </w:p>
    <w:p w14:paraId="355E4AE6" w14:textId="77777777" w:rsidR="0000074C" w:rsidRDefault="006571EC">
      <w:pPr>
        <w:keepNext/>
        <w:jc w:val="both"/>
      </w:pPr>
      <w:r>
        <w:rPr>
          <w:b/>
        </w:rPr>
        <w:lastRenderedPageBreak/>
        <w:t>L4.REG</w:t>
      </w:r>
      <w:r w:rsidRPr="00965132">
        <w:rPr>
          <w:b/>
        </w:rPr>
        <w:t>.</w:t>
      </w:r>
      <w:r>
        <w:rPr>
          <w:b/>
        </w:rPr>
        <w:t>3</w:t>
      </w:r>
      <w:r w:rsidRPr="00965132">
        <w:t xml:space="preserve"> - </w:t>
      </w:r>
      <w:r w:rsidRPr="00B328C1">
        <w:t xml:space="preserve">The </w:t>
      </w:r>
      <w:r>
        <w:t>system</w:t>
      </w:r>
      <w:r w:rsidRPr="00B328C1">
        <w:t xml:space="preserve"> shall</w:t>
      </w:r>
      <w:r>
        <w:t xml:space="preserve"> register </w:t>
      </w:r>
      <w:r w:rsidR="00733303">
        <w:t>artifact</w:t>
      </w:r>
      <w:r>
        <w:t>s of a data delivery into an instance of the registry. (2.2.2, 2.6.2</w:t>
      </w:r>
      <w:r w:rsidRPr="00965132">
        <w:t>)</w:t>
      </w:r>
    </w:p>
    <w:p w14:paraId="7D6C34E4" w14:textId="77777777" w:rsidR="0000074C" w:rsidRDefault="0000074C">
      <w:pPr>
        <w:keepNext/>
        <w:jc w:val="both"/>
      </w:pPr>
    </w:p>
    <w:p w14:paraId="3B35F8C7" w14:textId="77777777" w:rsidR="0000074C" w:rsidRDefault="006571EC">
      <w:pPr>
        <w:keepNext/>
        <w:ind w:left="720"/>
        <w:jc w:val="both"/>
        <w:rPr>
          <w:sz w:val="20"/>
        </w:rPr>
      </w:pPr>
      <w:r>
        <w:rPr>
          <w:sz w:val="20"/>
        </w:rPr>
        <w:t xml:space="preserve">A data delivery consists of </w:t>
      </w:r>
      <w:r w:rsidR="00733303">
        <w:rPr>
          <w:sz w:val="20"/>
        </w:rPr>
        <w:t>artifact</w:t>
      </w:r>
      <w:r>
        <w:rPr>
          <w:sz w:val="20"/>
        </w:rPr>
        <w:t>s including but not limited to data, document and software.</w:t>
      </w:r>
    </w:p>
    <w:p w14:paraId="2095BE24" w14:textId="77777777" w:rsidR="006571EC" w:rsidRDefault="006571EC" w:rsidP="006571EC">
      <w:pPr>
        <w:jc w:val="both"/>
      </w:pPr>
    </w:p>
    <w:p w14:paraId="2BAC285F" w14:textId="77777777" w:rsidR="006571EC" w:rsidRDefault="006571EC" w:rsidP="006571EC">
      <w:pPr>
        <w:jc w:val="both"/>
      </w:pPr>
      <w:r>
        <w:rPr>
          <w:b/>
        </w:rPr>
        <w:t>L4.REG</w:t>
      </w:r>
      <w:r w:rsidRPr="00965132">
        <w:rPr>
          <w:b/>
        </w:rPr>
        <w:t>.</w:t>
      </w:r>
      <w:r>
        <w:rPr>
          <w:b/>
        </w:rPr>
        <w:t>4</w:t>
      </w:r>
      <w:r w:rsidRPr="00965132">
        <w:t xml:space="preserve"> - </w:t>
      </w:r>
      <w:r w:rsidR="00D42726">
        <w:t xml:space="preserve">The system shall allow for management of </w:t>
      </w:r>
      <w:r w:rsidR="009A73A4">
        <w:t xml:space="preserve">the metadata associated with </w:t>
      </w:r>
      <w:r w:rsidR="00D42726">
        <w:t>registered artifacts. (2.6.2)</w:t>
      </w:r>
    </w:p>
    <w:p w14:paraId="06958E52" w14:textId="77777777" w:rsidR="006571EC" w:rsidRDefault="006571EC" w:rsidP="006571EC">
      <w:pPr>
        <w:jc w:val="both"/>
      </w:pPr>
    </w:p>
    <w:p w14:paraId="3281900B" w14:textId="77777777" w:rsidR="006571EC" w:rsidRDefault="006571EC" w:rsidP="006571EC">
      <w:pPr>
        <w:pStyle w:val="Heading2"/>
      </w:pPr>
      <w:bookmarkStart w:id="389" w:name="_Toc239661947"/>
      <w:r>
        <w:t>Level 5 Requirements</w:t>
      </w:r>
      <w:bookmarkEnd w:id="389"/>
    </w:p>
    <w:p w14:paraId="2F7FCEF0" w14:textId="77777777" w:rsidR="006571EC" w:rsidRDefault="006571EC" w:rsidP="006571EC">
      <w:pPr>
        <w:jc w:val="both"/>
      </w:pPr>
    </w:p>
    <w:p w14:paraId="553297F7" w14:textId="77777777" w:rsidR="006571EC" w:rsidRDefault="006571EC" w:rsidP="006571EC">
      <w:pPr>
        <w:jc w:val="both"/>
      </w:pPr>
      <w:r>
        <w:t>The level five requirements in PDS represent subsystem</w:t>
      </w:r>
      <w:r w:rsidR="00B7140B">
        <w:t xml:space="preserve"> or</w:t>
      </w:r>
      <w:r>
        <w:t xml:space="preserve"> component requirements at a detailed level. The following requirements pertain to the Registry service:</w:t>
      </w:r>
    </w:p>
    <w:p w14:paraId="10FCC336" w14:textId="77777777" w:rsidR="006571EC" w:rsidRDefault="006571EC" w:rsidP="006571EC">
      <w:pPr>
        <w:jc w:val="both"/>
      </w:pPr>
    </w:p>
    <w:p w14:paraId="4BD9B859" w14:textId="77777777" w:rsidR="006571EC" w:rsidRDefault="006571EC" w:rsidP="006571EC">
      <w:pPr>
        <w:jc w:val="both"/>
      </w:pPr>
      <w:r>
        <w:rPr>
          <w:b/>
        </w:rPr>
        <w:t>L5.REG</w:t>
      </w:r>
      <w:r w:rsidRPr="00965132">
        <w:rPr>
          <w:b/>
        </w:rPr>
        <w:t>.</w:t>
      </w:r>
      <w:r>
        <w:rPr>
          <w:b/>
        </w:rPr>
        <w:t>1</w:t>
      </w:r>
      <w:r w:rsidRPr="00965132">
        <w:t xml:space="preserve"> - </w:t>
      </w:r>
      <w:r w:rsidRPr="00B328C1">
        <w:t xml:space="preserve">The </w:t>
      </w:r>
      <w:r>
        <w:t>service</w:t>
      </w:r>
      <w:r w:rsidRPr="00B328C1">
        <w:t xml:space="preserve"> shall</w:t>
      </w:r>
      <w:r>
        <w:t xml:space="preserve"> accept </w:t>
      </w:r>
      <w:r w:rsidR="00733303">
        <w:t>artifact</w:t>
      </w:r>
      <w:r>
        <w:t xml:space="preserve"> registrations. (L4.REG.3, UC 3.2</w:t>
      </w:r>
      <w:r w:rsidRPr="00965132">
        <w:t>)</w:t>
      </w:r>
    </w:p>
    <w:p w14:paraId="7A81FDFA" w14:textId="77777777" w:rsidR="006571EC" w:rsidRDefault="006571EC" w:rsidP="006571EC">
      <w:pPr>
        <w:jc w:val="both"/>
      </w:pPr>
    </w:p>
    <w:p w14:paraId="67F9633E" w14:textId="77777777" w:rsidR="006571EC" w:rsidRDefault="006571EC" w:rsidP="006571EC">
      <w:pPr>
        <w:jc w:val="both"/>
      </w:pPr>
      <w:r>
        <w:rPr>
          <w:b/>
        </w:rPr>
        <w:t>L5.REG</w:t>
      </w:r>
      <w:r w:rsidRPr="00965132">
        <w:rPr>
          <w:b/>
        </w:rPr>
        <w:t>.</w:t>
      </w:r>
      <w:r>
        <w:rPr>
          <w:b/>
        </w:rPr>
        <w:t>2</w:t>
      </w:r>
      <w:r w:rsidRPr="00965132">
        <w:t xml:space="preserve"> - </w:t>
      </w:r>
      <w:r w:rsidRPr="00B328C1">
        <w:t xml:space="preserve">The </w:t>
      </w:r>
      <w:r>
        <w:t>service</w:t>
      </w:r>
      <w:r w:rsidRPr="00B328C1">
        <w:t xml:space="preserve"> shall</w:t>
      </w:r>
      <w:r>
        <w:t xml:space="preserve"> provide a means for relating </w:t>
      </w:r>
      <w:r w:rsidR="00733303">
        <w:t>artifact</w:t>
      </w:r>
      <w:r>
        <w:t xml:space="preserve"> registrations. (L4.REG.3, UC 3.2</w:t>
      </w:r>
      <w:r w:rsidRPr="00965132">
        <w:t>)</w:t>
      </w:r>
    </w:p>
    <w:p w14:paraId="65613270" w14:textId="77777777" w:rsidR="006571EC" w:rsidRDefault="006571EC" w:rsidP="006571EC">
      <w:pPr>
        <w:jc w:val="both"/>
      </w:pPr>
    </w:p>
    <w:p w14:paraId="5CD8E8A0" w14:textId="77777777" w:rsidR="006571EC" w:rsidRPr="00BB0990" w:rsidRDefault="006571EC" w:rsidP="006571EC">
      <w:pPr>
        <w:ind w:left="720"/>
        <w:jc w:val="both"/>
        <w:rPr>
          <w:sz w:val="20"/>
        </w:rPr>
      </w:pPr>
      <w:r>
        <w:rPr>
          <w:sz w:val="20"/>
        </w:rPr>
        <w:t xml:space="preserve">This allows for the equivalent of batch registrations and enables further operations (e.g., approve, delete, etc.) on all </w:t>
      </w:r>
      <w:r w:rsidR="00733303">
        <w:rPr>
          <w:sz w:val="20"/>
        </w:rPr>
        <w:t>artifact</w:t>
      </w:r>
      <w:r>
        <w:rPr>
          <w:sz w:val="20"/>
        </w:rPr>
        <w:t>s within a batch.</w:t>
      </w:r>
    </w:p>
    <w:p w14:paraId="08611839" w14:textId="77777777" w:rsidR="006571EC" w:rsidRDefault="006571EC" w:rsidP="006571EC">
      <w:pPr>
        <w:jc w:val="both"/>
      </w:pPr>
    </w:p>
    <w:p w14:paraId="0FEAEADF" w14:textId="77777777" w:rsidR="006571EC" w:rsidRDefault="006571EC" w:rsidP="006571EC">
      <w:pPr>
        <w:jc w:val="both"/>
      </w:pPr>
      <w:r>
        <w:rPr>
          <w:b/>
        </w:rPr>
        <w:t>L5.REG</w:t>
      </w:r>
      <w:r w:rsidRPr="00965132">
        <w:rPr>
          <w:b/>
        </w:rPr>
        <w:t>.</w:t>
      </w:r>
      <w:r>
        <w:rPr>
          <w:b/>
        </w:rPr>
        <w:t>3</w:t>
      </w:r>
      <w:r w:rsidRPr="00965132">
        <w:t xml:space="preserve"> - </w:t>
      </w:r>
      <w:r w:rsidRPr="00B328C1">
        <w:t xml:space="preserve">The </w:t>
      </w:r>
      <w:r>
        <w:t>service</w:t>
      </w:r>
      <w:r w:rsidRPr="00B328C1">
        <w:t xml:space="preserve"> shall</w:t>
      </w:r>
      <w:r>
        <w:t xml:space="preserve"> maintain policy regarding the classes of </w:t>
      </w:r>
      <w:r w:rsidR="00733303">
        <w:t>artifact</w:t>
      </w:r>
      <w:r>
        <w:t>s to be registered. (L4.REG.1, UC 3.1</w:t>
      </w:r>
      <w:r w:rsidRPr="00965132">
        <w:t>)</w:t>
      </w:r>
    </w:p>
    <w:p w14:paraId="42412E46" w14:textId="77777777" w:rsidR="006571EC" w:rsidRDefault="006571EC" w:rsidP="006571EC">
      <w:pPr>
        <w:jc w:val="both"/>
      </w:pPr>
    </w:p>
    <w:p w14:paraId="59991549" w14:textId="77777777" w:rsidR="006571EC" w:rsidRPr="00BB0990" w:rsidRDefault="006571EC" w:rsidP="006571EC">
      <w:pPr>
        <w:ind w:left="720"/>
        <w:jc w:val="both"/>
        <w:rPr>
          <w:sz w:val="20"/>
        </w:rPr>
      </w:pPr>
      <w:r>
        <w:rPr>
          <w:sz w:val="20"/>
        </w:rPr>
        <w:t xml:space="preserve">The service will capture and store a common set of metadata elements for each registered </w:t>
      </w:r>
      <w:r w:rsidR="00733303">
        <w:rPr>
          <w:sz w:val="20"/>
        </w:rPr>
        <w:t>artifact</w:t>
      </w:r>
      <w:r>
        <w:rPr>
          <w:sz w:val="20"/>
        </w:rPr>
        <w:t xml:space="preserve">. The policy will also include specification of metadata elements beyond the common set for each class of </w:t>
      </w:r>
      <w:r w:rsidR="00733303">
        <w:rPr>
          <w:sz w:val="20"/>
        </w:rPr>
        <w:t>artifact</w:t>
      </w:r>
      <w:r>
        <w:rPr>
          <w:sz w:val="20"/>
        </w:rPr>
        <w:t xml:space="preserve"> where necessary.</w:t>
      </w:r>
    </w:p>
    <w:p w14:paraId="60D273E6" w14:textId="77777777" w:rsidR="006571EC" w:rsidRDefault="006571EC" w:rsidP="006571EC">
      <w:pPr>
        <w:jc w:val="both"/>
      </w:pPr>
    </w:p>
    <w:p w14:paraId="04B52B5B" w14:textId="77777777" w:rsidR="006571EC" w:rsidRDefault="006571EC" w:rsidP="006571EC">
      <w:pPr>
        <w:jc w:val="both"/>
      </w:pPr>
      <w:r>
        <w:rPr>
          <w:b/>
        </w:rPr>
        <w:t>L5.REG</w:t>
      </w:r>
      <w:r w:rsidRPr="00965132">
        <w:rPr>
          <w:b/>
        </w:rPr>
        <w:t>.</w:t>
      </w:r>
      <w:r>
        <w:rPr>
          <w:b/>
        </w:rPr>
        <w:t>4</w:t>
      </w:r>
      <w:r w:rsidRPr="00965132">
        <w:t xml:space="preserve"> - </w:t>
      </w:r>
      <w:r w:rsidRPr="00B328C1">
        <w:t xml:space="preserve">The </w:t>
      </w:r>
      <w:r>
        <w:t>service</w:t>
      </w:r>
      <w:r w:rsidRPr="00B328C1">
        <w:t xml:space="preserve"> shall</w:t>
      </w:r>
      <w:r>
        <w:t xml:space="preserve"> accept metadata for a registered </w:t>
      </w:r>
      <w:r w:rsidR="00733303">
        <w:t>artifact</w:t>
      </w:r>
      <w:r>
        <w:t xml:space="preserve"> in a defined format. (L4.REG.3, UC 3.2</w:t>
      </w:r>
      <w:r w:rsidRPr="00965132">
        <w:t>)</w:t>
      </w:r>
    </w:p>
    <w:p w14:paraId="354CEBA5" w14:textId="77777777" w:rsidR="006571EC" w:rsidRDefault="006571EC" w:rsidP="006571EC">
      <w:pPr>
        <w:jc w:val="both"/>
      </w:pPr>
    </w:p>
    <w:p w14:paraId="62F8EB83" w14:textId="77777777" w:rsidR="006571EC" w:rsidRPr="00BB0990" w:rsidRDefault="006571EC" w:rsidP="006571EC">
      <w:pPr>
        <w:ind w:left="720"/>
        <w:jc w:val="both"/>
        <w:rPr>
          <w:sz w:val="20"/>
        </w:rPr>
      </w:pPr>
      <w:r>
        <w:rPr>
          <w:sz w:val="20"/>
        </w:rPr>
        <w:t>The defined format of the metadata is likely an XML structure governed by an associated XML Schema.</w:t>
      </w:r>
    </w:p>
    <w:p w14:paraId="026FE0E0" w14:textId="77777777" w:rsidR="006571EC" w:rsidRDefault="006571EC" w:rsidP="006571EC">
      <w:pPr>
        <w:jc w:val="both"/>
      </w:pPr>
    </w:p>
    <w:p w14:paraId="1912B483" w14:textId="77777777" w:rsidR="006571EC" w:rsidRDefault="006571EC" w:rsidP="006571EC">
      <w:pPr>
        <w:jc w:val="both"/>
      </w:pPr>
      <w:r>
        <w:rPr>
          <w:b/>
        </w:rPr>
        <w:t>L5.REG</w:t>
      </w:r>
      <w:r w:rsidRPr="00965132">
        <w:rPr>
          <w:b/>
        </w:rPr>
        <w:t>.</w:t>
      </w:r>
      <w:r>
        <w:rPr>
          <w:b/>
        </w:rPr>
        <w:t>5</w:t>
      </w:r>
      <w:r w:rsidRPr="00965132">
        <w:t xml:space="preserve"> - </w:t>
      </w:r>
      <w:r w:rsidRPr="00B328C1">
        <w:t xml:space="preserve">The </w:t>
      </w:r>
      <w:r>
        <w:t>service</w:t>
      </w:r>
      <w:r w:rsidRPr="00B328C1">
        <w:t xml:space="preserve"> shall</w:t>
      </w:r>
      <w:r>
        <w:t xml:space="preserve"> validate metadata for a registered </w:t>
      </w:r>
      <w:r w:rsidR="00733303">
        <w:t>artifact</w:t>
      </w:r>
      <w:r>
        <w:t>. (L4.REG.3, UC 3.2</w:t>
      </w:r>
      <w:r w:rsidRPr="00965132">
        <w:t>)</w:t>
      </w:r>
    </w:p>
    <w:p w14:paraId="7DA3D5D6" w14:textId="77777777" w:rsidR="006571EC" w:rsidRDefault="006571EC" w:rsidP="006571EC">
      <w:pPr>
        <w:jc w:val="both"/>
      </w:pPr>
    </w:p>
    <w:p w14:paraId="114F7831" w14:textId="77777777" w:rsidR="006571EC" w:rsidRDefault="006571EC" w:rsidP="006571EC">
      <w:pPr>
        <w:jc w:val="both"/>
      </w:pPr>
      <w:r>
        <w:rPr>
          <w:b/>
        </w:rPr>
        <w:t>L5.REG</w:t>
      </w:r>
      <w:r w:rsidRPr="00965132">
        <w:rPr>
          <w:b/>
        </w:rPr>
        <w:t>.</w:t>
      </w:r>
      <w:r>
        <w:rPr>
          <w:b/>
        </w:rPr>
        <w:t>6</w:t>
      </w:r>
      <w:r w:rsidRPr="00965132">
        <w:t xml:space="preserve"> - </w:t>
      </w:r>
      <w:r w:rsidRPr="00B328C1">
        <w:t xml:space="preserve">The </w:t>
      </w:r>
      <w:r>
        <w:t>service</w:t>
      </w:r>
      <w:r w:rsidRPr="00B328C1">
        <w:t xml:space="preserve"> shall</w:t>
      </w:r>
      <w:r>
        <w:t xml:space="preserve"> assign a global unique identifier to a registered </w:t>
      </w:r>
      <w:r w:rsidR="00733303">
        <w:t>artifact</w:t>
      </w:r>
      <w:r>
        <w:t>. (L4.REG.3, UC 3.2</w:t>
      </w:r>
      <w:r w:rsidRPr="00965132">
        <w:t>)</w:t>
      </w:r>
    </w:p>
    <w:p w14:paraId="30C2B69C" w14:textId="77777777" w:rsidR="006571EC" w:rsidRDefault="006571EC" w:rsidP="006571EC">
      <w:pPr>
        <w:jc w:val="both"/>
      </w:pPr>
    </w:p>
    <w:p w14:paraId="38E44B19" w14:textId="77777777" w:rsidR="006571EC" w:rsidRDefault="006571EC" w:rsidP="006571EC">
      <w:pPr>
        <w:jc w:val="both"/>
      </w:pPr>
      <w:r>
        <w:rPr>
          <w:b/>
        </w:rPr>
        <w:t>L5.REG</w:t>
      </w:r>
      <w:r w:rsidRPr="00965132">
        <w:rPr>
          <w:b/>
        </w:rPr>
        <w:t>.</w:t>
      </w:r>
      <w:r>
        <w:rPr>
          <w:b/>
        </w:rPr>
        <w:t>7</w:t>
      </w:r>
      <w:r w:rsidRPr="00965132">
        <w:t xml:space="preserve"> - </w:t>
      </w:r>
      <w:r w:rsidRPr="00B328C1">
        <w:t xml:space="preserve">The </w:t>
      </w:r>
      <w:r>
        <w:t>service</w:t>
      </w:r>
      <w:r w:rsidRPr="00B328C1">
        <w:t xml:space="preserve"> shall</w:t>
      </w:r>
      <w:r>
        <w:t xml:space="preserve"> assign a version to a registered </w:t>
      </w:r>
      <w:r w:rsidR="00733303">
        <w:t>artifact</w:t>
      </w:r>
      <w:r>
        <w:t xml:space="preserve"> based on its </w:t>
      </w:r>
      <w:r w:rsidR="00997C52">
        <w:t xml:space="preserve">logical </w:t>
      </w:r>
      <w:r>
        <w:t>identifier. (L4.REG.3, UC 3.2</w:t>
      </w:r>
      <w:r w:rsidRPr="00965132">
        <w:t>)</w:t>
      </w:r>
    </w:p>
    <w:p w14:paraId="2921E26A" w14:textId="77777777" w:rsidR="006571EC" w:rsidRDefault="006571EC" w:rsidP="006571EC">
      <w:pPr>
        <w:jc w:val="both"/>
      </w:pPr>
    </w:p>
    <w:p w14:paraId="13F7B84E" w14:textId="77777777" w:rsidR="006571EC" w:rsidRDefault="006571EC" w:rsidP="006571EC">
      <w:pPr>
        <w:jc w:val="both"/>
      </w:pPr>
      <w:r>
        <w:rPr>
          <w:b/>
        </w:rPr>
        <w:t>L5.REG</w:t>
      </w:r>
      <w:r w:rsidRPr="00965132">
        <w:rPr>
          <w:b/>
        </w:rPr>
        <w:t>.</w:t>
      </w:r>
      <w:r>
        <w:rPr>
          <w:b/>
        </w:rPr>
        <w:t>8</w:t>
      </w:r>
      <w:r w:rsidRPr="00965132">
        <w:t xml:space="preserve"> - </w:t>
      </w:r>
      <w:r w:rsidRPr="00B328C1">
        <w:t xml:space="preserve">The </w:t>
      </w:r>
      <w:r>
        <w:t>service</w:t>
      </w:r>
      <w:r w:rsidRPr="00B328C1">
        <w:t xml:space="preserve"> shall</w:t>
      </w:r>
      <w:r>
        <w:t xml:space="preserve"> store metadata for a registered </w:t>
      </w:r>
      <w:r w:rsidR="00733303">
        <w:t>artifact</w:t>
      </w:r>
      <w:r>
        <w:t xml:space="preserve"> in an underlying </w:t>
      </w:r>
      <w:r w:rsidR="00530FC2">
        <w:t>metadata store</w:t>
      </w:r>
      <w:r>
        <w:t>. (L4.REG.3, UC 3.2</w:t>
      </w:r>
      <w:r w:rsidRPr="00965132">
        <w:t>)</w:t>
      </w:r>
    </w:p>
    <w:p w14:paraId="216639DE" w14:textId="77777777" w:rsidR="006571EC" w:rsidRDefault="006571EC" w:rsidP="006571EC">
      <w:pPr>
        <w:jc w:val="both"/>
      </w:pPr>
    </w:p>
    <w:p w14:paraId="69C6AF98" w14:textId="77777777" w:rsidR="006571EC" w:rsidRDefault="006571EC" w:rsidP="006571EC">
      <w:pPr>
        <w:jc w:val="both"/>
      </w:pPr>
      <w:r>
        <w:rPr>
          <w:b/>
        </w:rPr>
        <w:t>L5.REG</w:t>
      </w:r>
      <w:r w:rsidRPr="00965132">
        <w:rPr>
          <w:b/>
        </w:rPr>
        <w:t>.</w:t>
      </w:r>
      <w:r w:rsidR="00464DC2">
        <w:rPr>
          <w:b/>
        </w:rPr>
        <w:t>9</w:t>
      </w:r>
      <w:r w:rsidRPr="00965132">
        <w:t xml:space="preserve"> - </w:t>
      </w:r>
      <w:r w:rsidRPr="00B328C1">
        <w:t xml:space="preserve">The </w:t>
      </w:r>
      <w:r>
        <w:t>service</w:t>
      </w:r>
      <w:r w:rsidRPr="00B328C1">
        <w:t xml:space="preserve"> shall</w:t>
      </w:r>
      <w:r>
        <w:t xml:space="preserve"> allow </w:t>
      </w:r>
      <w:r w:rsidR="00997C52">
        <w:t xml:space="preserve">updates to </w:t>
      </w:r>
      <w:r>
        <w:t xml:space="preserve">registered </w:t>
      </w:r>
      <w:r w:rsidR="00733303">
        <w:t>artifact</w:t>
      </w:r>
      <w:r>
        <w:t>s. (</w:t>
      </w:r>
      <w:r w:rsidR="00D42726">
        <w:t>L4.REG.4</w:t>
      </w:r>
      <w:r w:rsidR="00823417">
        <w:t xml:space="preserve">, </w:t>
      </w:r>
      <w:r>
        <w:t>UC 3.3</w:t>
      </w:r>
      <w:r w:rsidRPr="00965132">
        <w:t>)</w:t>
      </w:r>
    </w:p>
    <w:p w14:paraId="064B5208" w14:textId="77777777" w:rsidR="006571EC" w:rsidRDefault="006571EC" w:rsidP="006571EC">
      <w:pPr>
        <w:jc w:val="both"/>
      </w:pPr>
    </w:p>
    <w:p w14:paraId="1296C165" w14:textId="77777777" w:rsidR="00B33079" w:rsidRDefault="006571EC">
      <w:pPr>
        <w:jc w:val="both"/>
      </w:pPr>
      <w:r>
        <w:rPr>
          <w:b/>
        </w:rPr>
        <w:t>L5.REG.1</w:t>
      </w:r>
      <w:r w:rsidR="00464DC2">
        <w:rPr>
          <w:b/>
        </w:rPr>
        <w:t>0</w:t>
      </w:r>
      <w:r w:rsidRPr="00965132">
        <w:t xml:space="preserve"> - </w:t>
      </w:r>
      <w:r w:rsidRPr="00B328C1">
        <w:t xml:space="preserve">The </w:t>
      </w:r>
      <w:r>
        <w:t>service</w:t>
      </w:r>
      <w:r w:rsidRPr="00B328C1">
        <w:t xml:space="preserve"> shall</w:t>
      </w:r>
      <w:r>
        <w:t xml:space="preserve"> allow approval of registered </w:t>
      </w:r>
      <w:r w:rsidR="00733303">
        <w:t>artifact</w:t>
      </w:r>
      <w:r>
        <w:t>s. (</w:t>
      </w:r>
      <w:r w:rsidR="00D42726">
        <w:t>L4.REG.4</w:t>
      </w:r>
      <w:r w:rsidR="00823417">
        <w:t xml:space="preserve">, </w:t>
      </w:r>
      <w:r>
        <w:t>UC 3.4</w:t>
      </w:r>
      <w:r w:rsidRPr="00965132">
        <w:t>)</w:t>
      </w:r>
    </w:p>
    <w:p w14:paraId="3C85F3EB" w14:textId="77777777" w:rsidR="00B33079" w:rsidRDefault="00B33079">
      <w:pPr>
        <w:jc w:val="both"/>
      </w:pPr>
    </w:p>
    <w:p w14:paraId="79EB48FF" w14:textId="77777777" w:rsidR="00B33079" w:rsidRDefault="006571EC">
      <w:pPr>
        <w:ind w:left="720"/>
        <w:jc w:val="both"/>
        <w:rPr>
          <w:sz w:val="20"/>
        </w:rPr>
      </w:pPr>
      <w:r>
        <w:rPr>
          <w:sz w:val="20"/>
        </w:rPr>
        <w:t xml:space="preserve">Initial registrations result in </w:t>
      </w:r>
      <w:r w:rsidR="00887C23">
        <w:rPr>
          <w:sz w:val="20"/>
        </w:rPr>
        <w:t>an</w:t>
      </w:r>
      <w:r>
        <w:rPr>
          <w:sz w:val="20"/>
        </w:rPr>
        <w:t xml:space="preserve"> </w:t>
      </w:r>
      <w:r w:rsidR="00733303">
        <w:rPr>
          <w:sz w:val="20"/>
        </w:rPr>
        <w:t>artifact</w:t>
      </w:r>
      <w:r>
        <w:rPr>
          <w:sz w:val="20"/>
        </w:rPr>
        <w:t xml:space="preserve"> being in an unapproved state. The meaning of </w:t>
      </w:r>
      <w:r w:rsidR="00733303">
        <w:rPr>
          <w:sz w:val="20"/>
        </w:rPr>
        <w:t>artifact</w:t>
      </w:r>
      <w:r>
        <w:rPr>
          <w:sz w:val="20"/>
        </w:rPr>
        <w:t xml:space="preserve"> approval requires definition for PDS.</w:t>
      </w:r>
    </w:p>
    <w:p w14:paraId="525C5B8B" w14:textId="77777777" w:rsidR="006571EC" w:rsidRDefault="006571EC" w:rsidP="006571EC">
      <w:pPr>
        <w:jc w:val="both"/>
      </w:pPr>
    </w:p>
    <w:p w14:paraId="3C30B58B" w14:textId="77777777" w:rsidR="006571EC" w:rsidRDefault="006571EC" w:rsidP="006571EC">
      <w:pPr>
        <w:jc w:val="both"/>
      </w:pPr>
      <w:r>
        <w:rPr>
          <w:b/>
        </w:rPr>
        <w:t>L5.REG</w:t>
      </w:r>
      <w:r w:rsidRPr="00965132">
        <w:rPr>
          <w:b/>
        </w:rPr>
        <w:t>.</w:t>
      </w:r>
      <w:r>
        <w:rPr>
          <w:b/>
        </w:rPr>
        <w:t>1</w:t>
      </w:r>
      <w:r w:rsidR="00464DC2">
        <w:rPr>
          <w:b/>
        </w:rPr>
        <w:t>1</w:t>
      </w:r>
      <w:r w:rsidRPr="00965132">
        <w:t xml:space="preserve"> - </w:t>
      </w:r>
      <w:r w:rsidRPr="00B328C1">
        <w:t xml:space="preserve">The </w:t>
      </w:r>
      <w:r>
        <w:t>service</w:t>
      </w:r>
      <w:r w:rsidRPr="00B328C1">
        <w:t xml:space="preserve"> shall</w:t>
      </w:r>
      <w:r>
        <w:t xml:space="preserve"> allow deprecation of registered </w:t>
      </w:r>
      <w:r w:rsidR="00733303">
        <w:t>artifact</w:t>
      </w:r>
      <w:r>
        <w:t>s. (</w:t>
      </w:r>
      <w:r w:rsidR="00D42726">
        <w:t>L4.REG.4</w:t>
      </w:r>
      <w:r w:rsidR="00823417">
        <w:t xml:space="preserve">, </w:t>
      </w:r>
      <w:r>
        <w:t>UC 3.5</w:t>
      </w:r>
      <w:r w:rsidRPr="00965132">
        <w:t>)</w:t>
      </w:r>
    </w:p>
    <w:p w14:paraId="33B16B5D" w14:textId="77777777" w:rsidR="006571EC" w:rsidRDefault="006571EC" w:rsidP="006571EC">
      <w:pPr>
        <w:jc w:val="both"/>
      </w:pPr>
    </w:p>
    <w:p w14:paraId="3870AEC5" w14:textId="77777777" w:rsidR="006571EC" w:rsidRPr="00BB0990" w:rsidRDefault="006571EC" w:rsidP="006571EC">
      <w:pPr>
        <w:ind w:left="720"/>
        <w:jc w:val="both"/>
        <w:rPr>
          <w:sz w:val="20"/>
        </w:rPr>
      </w:pPr>
      <w:r>
        <w:rPr>
          <w:sz w:val="20"/>
        </w:rPr>
        <w:t xml:space="preserve">Similar to the approved state, the meaning of </w:t>
      </w:r>
      <w:r w:rsidR="00733303">
        <w:rPr>
          <w:sz w:val="20"/>
        </w:rPr>
        <w:t>artifact</w:t>
      </w:r>
      <w:r>
        <w:rPr>
          <w:sz w:val="20"/>
        </w:rPr>
        <w:t xml:space="preserve"> deprecation still requires definition for PDS.</w:t>
      </w:r>
    </w:p>
    <w:p w14:paraId="55ED8931" w14:textId="77777777" w:rsidR="006571EC" w:rsidRDefault="006571EC" w:rsidP="006571EC">
      <w:pPr>
        <w:jc w:val="both"/>
      </w:pPr>
    </w:p>
    <w:p w14:paraId="14B4FD89" w14:textId="77777777" w:rsidR="00887C23" w:rsidRDefault="00887C23" w:rsidP="00887C23">
      <w:pPr>
        <w:jc w:val="both"/>
      </w:pPr>
      <w:r>
        <w:rPr>
          <w:b/>
        </w:rPr>
        <w:t>L5.REG</w:t>
      </w:r>
      <w:r w:rsidRPr="00965132">
        <w:rPr>
          <w:b/>
        </w:rPr>
        <w:t>.</w:t>
      </w:r>
      <w:r>
        <w:rPr>
          <w:b/>
        </w:rPr>
        <w:t>1</w:t>
      </w:r>
      <w:r w:rsidR="00464DC2">
        <w:rPr>
          <w:b/>
        </w:rPr>
        <w:t>2</w:t>
      </w:r>
      <w:r w:rsidRPr="00965132">
        <w:t xml:space="preserve"> - </w:t>
      </w:r>
      <w:r w:rsidRPr="00B328C1">
        <w:t xml:space="preserve">The </w:t>
      </w:r>
      <w:r>
        <w:t>service</w:t>
      </w:r>
      <w:r w:rsidRPr="00B328C1">
        <w:t xml:space="preserve"> shall</w:t>
      </w:r>
      <w:r>
        <w:t xml:space="preserve"> allow </w:t>
      </w:r>
      <w:proofErr w:type="spellStart"/>
      <w:r>
        <w:t>undeprecation</w:t>
      </w:r>
      <w:proofErr w:type="spellEnd"/>
      <w:r>
        <w:t xml:space="preserve"> of registered artifacts. (</w:t>
      </w:r>
      <w:r w:rsidR="00D42726">
        <w:t>L4.REG.4</w:t>
      </w:r>
      <w:r w:rsidR="00823417">
        <w:t xml:space="preserve">, </w:t>
      </w:r>
      <w:r>
        <w:t>UC 3.6</w:t>
      </w:r>
      <w:r w:rsidRPr="00965132">
        <w:t>)</w:t>
      </w:r>
    </w:p>
    <w:p w14:paraId="7E6F3759" w14:textId="77777777" w:rsidR="00887C23" w:rsidRDefault="00887C23" w:rsidP="006571EC">
      <w:pPr>
        <w:jc w:val="both"/>
      </w:pPr>
    </w:p>
    <w:p w14:paraId="0BAB5596" w14:textId="77777777" w:rsidR="006571EC" w:rsidRDefault="006571EC" w:rsidP="006571EC">
      <w:pPr>
        <w:jc w:val="both"/>
      </w:pPr>
      <w:r>
        <w:rPr>
          <w:b/>
        </w:rPr>
        <w:t>L5.REG</w:t>
      </w:r>
      <w:r w:rsidRPr="00965132">
        <w:rPr>
          <w:b/>
        </w:rPr>
        <w:t>.</w:t>
      </w:r>
      <w:r>
        <w:rPr>
          <w:b/>
        </w:rPr>
        <w:t>1</w:t>
      </w:r>
      <w:r w:rsidR="00464DC2">
        <w:rPr>
          <w:b/>
        </w:rPr>
        <w:t>3</w:t>
      </w:r>
      <w:r w:rsidRPr="00965132">
        <w:t xml:space="preserve"> - </w:t>
      </w:r>
      <w:r w:rsidRPr="00B328C1">
        <w:t xml:space="preserve">The </w:t>
      </w:r>
      <w:r>
        <w:t>service</w:t>
      </w:r>
      <w:r w:rsidRPr="00B328C1">
        <w:t xml:space="preserve"> shall</w:t>
      </w:r>
      <w:r>
        <w:t xml:space="preserve"> allow deletion of registered </w:t>
      </w:r>
      <w:r w:rsidR="00733303">
        <w:t>artifact</w:t>
      </w:r>
      <w:r>
        <w:t>s. (</w:t>
      </w:r>
      <w:r w:rsidR="00D42726">
        <w:t>L4.REG.4</w:t>
      </w:r>
      <w:r w:rsidR="00823417">
        <w:t xml:space="preserve">, </w:t>
      </w:r>
      <w:r>
        <w:t>UC 3.</w:t>
      </w:r>
      <w:r w:rsidR="00887C23">
        <w:t>7</w:t>
      </w:r>
      <w:r w:rsidRPr="00965132">
        <w:t>)</w:t>
      </w:r>
    </w:p>
    <w:p w14:paraId="46FEFF88" w14:textId="77777777" w:rsidR="006571EC" w:rsidRDefault="006571EC" w:rsidP="006571EC">
      <w:pPr>
        <w:jc w:val="both"/>
      </w:pPr>
    </w:p>
    <w:p w14:paraId="3F9DEC68" w14:textId="77777777" w:rsidR="006571EC" w:rsidRDefault="006571EC" w:rsidP="006571EC">
      <w:pPr>
        <w:jc w:val="both"/>
      </w:pPr>
      <w:r>
        <w:rPr>
          <w:b/>
        </w:rPr>
        <w:t>L5.REG</w:t>
      </w:r>
      <w:r w:rsidRPr="00965132">
        <w:rPr>
          <w:b/>
        </w:rPr>
        <w:t>.</w:t>
      </w:r>
      <w:r>
        <w:rPr>
          <w:b/>
        </w:rPr>
        <w:t>1</w:t>
      </w:r>
      <w:r w:rsidR="00464DC2">
        <w:rPr>
          <w:b/>
        </w:rPr>
        <w:t>4</w:t>
      </w:r>
      <w:r w:rsidRPr="00965132">
        <w:t xml:space="preserve"> - </w:t>
      </w:r>
      <w:r w:rsidRPr="00B328C1">
        <w:t xml:space="preserve">The </w:t>
      </w:r>
      <w:r>
        <w:t>service</w:t>
      </w:r>
      <w:r w:rsidRPr="00B328C1">
        <w:t xml:space="preserve"> shall</w:t>
      </w:r>
      <w:r>
        <w:t xml:space="preserve"> allow queries for registered </w:t>
      </w:r>
      <w:r w:rsidR="00733303">
        <w:t>artifact</w:t>
      </w:r>
      <w:r>
        <w:t>s. (</w:t>
      </w:r>
      <w:r w:rsidR="0072230B">
        <w:t xml:space="preserve">L4.QRY.1, </w:t>
      </w:r>
      <w:r>
        <w:t>UC 3.</w:t>
      </w:r>
      <w:r w:rsidR="00887C23">
        <w:t>8</w:t>
      </w:r>
      <w:r w:rsidRPr="00965132">
        <w:t>)</w:t>
      </w:r>
    </w:p>
    <w:p w14:paraId="2883301E" w14:textId="77777777" w:rsidR="0072230B" w:rsidRDefault="0072230B" w:rsidP="0072230B">
      <w:pPr>
        <w:jc w:val="both"/>
      </w:pPr>
    </w:p>
    <w:p w14:paraId="4BD9BCAC" w14:textId="77777777" w:rsidR="0072230B" w:rsidRPr="00BB0990" w:rsidRDefault="0072230B" w:rsidP="0072230B">
      <w:pPr>
        <w:ind w:left="720"/>
        <w:jc w:val="both"/>
        <w:rPr>
          <w:sz w:val="20"/>
        </w:rPr>
      </w:pPr>
      <w:r>
        <w:rPr>
          <w:sz w:val="20"/>
        </w:rPr>
        <w:t>The L4.QRY.1 requirement resides in the Search Service SRD/SDD</w:t>
      </w:r>
      <w:r w:rsidR="007644C2">
        <w:rPr>
          <w:sz w:val="20"/>
        </w:rPr>
        <w:t xml:space="preserve"> [</w:t>
      </w:r>
      <w:r w:rsidR="004F34AF">
        <w:rPr>
          <w:sz w:val="20"/>
        </w:rPr>
        <w:t>9</w:t>
      </w:r>
      <w:r>
        <w:rPr>
          <w:sz w:val="20"/>
        </w:rPr>
        <w:t>].</w:t>
      </w:r>
    </w:p>
    <w:p w14:paraId="7B280126" w14:textId="77777777" w:rsidR="006571EC" w:rsidRDefault="006571EC" w:rsidP="006571EC">
      <w:pPr>
        <w:jc w:val="both"/>
      </w:pPr>
    </w:p>
    <w:p w14:paraId="48C119DF" w14:textId="77777777" w:rsidR="006571EC" w:rsidRDefault="006571EC" w:rsidP="006571EC">
      <w:pPr>
        <w:jc w:val="both"/>
      </w:pPr>
      <w:r>
        <w:rPr>
          <w:b/>
        </w:rPr>
        <w:t>L5.REG</w:t>
      </w:r>
      <w:r w:rsidRPr="00965132">
        <w:rPr>
          <w:b/>
        </w:rPr>
        <w:t>.</w:t>
      </w:r>
      <w:r>
        <w:rPr>
          <w:b/>
        </w:rPr>
        <w:t>1</w:t>
      </w:r>
      <w:r w:rsidR="007644C2">
        <w:rPr>
          <w:b/>
        </w:rPr>
        <w:t>5</w:t>
      </w:r>
      <w:r w:rsidRPr="00965132">
        <w:t xml:space="preserve"> - </w:t>
      </w:r>
      <w:r w:rsidRPr="00B328C1">
        <w:t xml:space="preserve">The </w:t>
      </w:r>
      <w:r>
        <w:t>service</w:t>
      </w:r>
      <w:r w:rsidRPr="00B328C1">
        <w:t xml:space="preserve"> shall</w:t>
      </w:r>
      <w:r>
        <w:t xml:space="preserve"> enable replication of registry contents with another instance of the service. (</w:t>
      </w:r>
      <w:r w:rsidR="00C1274B">
        <w:t>L4.REG.2</w:t>
      </w:r>
      <w:r w:rsidRPr="00965132">
        <w:t>)</w:t>
      </w:r>
    </w:p>
    <w:p w14:paraId="330A5EA6" w14:textId="77777777" w:rsidR="006571EC" w:rsidRDefault="006571EC" w:rsidP="006571EC">
      <w:pPr>
        <w:jc w:val="both"/>
      </w:pPr>
    </w:p>
    <w:p w14:paraId="2FDDC997" w14:textId="77777777" w:rsidR="006571EC" w:rsidRDefault="006571EC" w:rsidP="006571EC">
      <w:pPr>
        <w:jc w:val="both"/>
      </w:pPr>
      <w:r>
        <w:rPr>
          <w:b/>
        </w:rPr>
        <w:t>L5.REG</w:t>
      </w:r>
      <w:r w:rsidRPr="00965132">
        <w:rPr>
          <w:b/>
        </w:rPr>
        <w:t>.</w:t>
      </w:r>
      <w:r>
        <w:rPr>
          <w:b/>
        </w:rPr>
        <w:t>1</w:t>
      </w:r>
      <w:r w:rsidR="007644C2">
        <w:rPr>
          <w:b/>
        </w:rPr>
        <w:t>6</w:t>
      </w:r>
      <w:r w:rsidRPr="00965132">
        <w:t xml:space="preserve"> - </w:t>
      </w:r>
      <w:r w:rsidRPr="00B328C1">
        <w:t xml:space="preserve">The </w:t>
      </w:r>
      <w:r>
        <w:t>service</w:t>
      </w:r>
      <w:r w:rsidRPr="00B328C1">
        <w:t xml:space="preserve"> shall</w:t>
      </w:r>
      <w:r>
        <w:t xml:space="preserve"> enable verification of registry contents. (</w:t>
      </w:r>
      <w:r w:rsidR="00464DC2">
        <w:t>L4.REG.2</w:t>
      </w:r>
      <w:r w:rsidRPr="00965132">
        <w:t>)</w:t>
      </w:r>
    </w:p>
    <w:p w14:paraId="6A8B840A" w14:textId="77777777" w:rsidR="006571EC" w:rsidRDefault="006571EC" w:rsidP="006571EC">
      <w:pPr>
        <w:jc w:val="both"/>
      </w:pPr>
    </w:p>
    <w:p w14:paraId="055559D7" w14:textId="77777777" w:rsidR="006571EC" w:rsidRPr="00BB0990" w:rsidRDefault="006571EC" w:rsidP="006571EC">
      <w:pPr>
        <w:ind w:left="720"/>
        <w:jc w:val="both"/>
        <w:rPr>
          <w:sz w:val="20"/>
        </w:rPr>
      </w:pPr>
      <w:r>
        <w:rPr>
          <w:sz w:val="20"/>
        </w:rPr>
        <w:t>Verification includes checking for regist</w:t>
      </w:r>
      <w:r w:rsidR="00F61164">
        <w:rPr>
          <w:sz w:val="20"/>
        </w:rPr>
        <w:t>ered</w:t>
      </w:r>
      <w:r>
        <w:rPr>
          <w:sz w:val="20"/>
        </w:rPr>
        <w:t xml:space="preserve"> </w:t>
      </w:r>
      <w:r w:rsidR="00733303">
        <w:rPr>
          <w:sz w:val="20"/>
        </w:rPr>
        <w:t>artifact</w:t>
      </w:r>
      <w:r>
        <w:rPr>
          <w:sz w:val="20"/>
        </w:rPr>
        <w:t xml:space="preserve"> existence and verifying the checksum.</w:t>
      </w:r>
    </w:p>
    <w:p w14:paraId="3664374A" w14:textId="77777777" w:rsidR="006571EC" w:rsidRDefault="006571EC" w:rsidP="006571EC">
      <w:pPr>
        <w:jc w:val="both"/>
      </w:pPr>
    </w:p>
    <w:p w14:paraId="3DA9F5D6" w14:textId="77777777" w:rsidR="006571EC" w:rsidRDefault="006571EC" w:rsidP="006571EC">
      <w:pPr>
        <w:jc w:val="both"/>
      </w:pPr>
    </w:p>
    <w:p w14:paraId="3C48F86C" w14:textId="77777777" w:rsidR="00F970D7" w:rsidRDefault="006571EC">
      <w:pPr>
        <w:pStyle w:val="Heading1"/>
      </w:pPr>
      <w:r>
        <w:rPr>
          <w:sz w:val="24"/>
        </w:rPr>
        <w:br w:type="page"/>
      </w:r>
      <w:bookmarkStart w:id="390" w:name="_Toc239661948"/>
      <w:r>
        <w:lastRenderedPageBreak/>
        <w:t>DESIGN PHILOSOPHY, ASSUMPTIONS, AND CONSTRAINTS</w:t>
      </w:r>
      <w:bookmarkEnd w:id="390"/>
    </w:p>
    <w:p w14:paraId="566F0D5E" w14:textId="77777777" w:rsidR="006571EC" w:rsidRDefault="006571EC" w:rsidP="006571EC">
      <w:pPr>
        <w:jc w:val="both"/>
      </w:pPr>
    </w:p>
    <w:p w14:paraId="7D60A995" w14:textId="77777777" w:rsidR="006571EC" w:rsidRDefault="006571EC" w:rsidP="006571EC">
      <w:pPr>
        <w:jc w:val="both"/>
      </w:pPr>
      <w:r>
        <w:t xml:space="preserve">The intent of the Registry service is to provide a generic and simple solution for registering </w:t>
      </w:r>
      <w:r w:rsidR="00733303">
        <w:t>artifact</w:t>
      </w:r>
      <w:r>
        <w:t>s within the system. Although the service facilitates capabilities for tracking and search, the Registry service does not ultimately satisfy those requirements. Those requirements are satisfied by the Monitor and Search services, respectively.</w:t>
      </w:r>
    </w:p>
    <w:p w14:paraId="0056C28D" w14:textId="77777777" w:rsidR="006571EC" w:rsidRDefault="006571EC" w:rsidP="006571EC">
      <w:pPr>
        <w:jc w:val="both"/>
      </w:pPr>
    </w:p>
    <w:p w14:paraId="1B7253CC" w14:textId="77777777" w:rsidR="006571EC" w:rsidRDefault="006571EC" w:rsidP="006571EC">
      <w:pPr>
        <w:jc w:val="both"/>
      </w:pPr>
      <w:r>
        <w:t xml:space="preserve">The design of this service heavily leverages </w:t>
      </w:r>
      <w:r w:rsidR="00E84E33">
        <w:t xml:space="preserve">current </w:t>
      </w:r>
      <w:r>
        <w:t>work efforts by CCSDS in the form of the Registry Reference Model [6]. Th</w:t>
      </w:r>
      <w:r w:rsidR="00CD59C7">
        <w:t>is</w:t>
      </w:r>
      <w:r>
        <w:t xml:space="preserve"> reference model in turn, heavily leverages the ebXML suite of standards managed by OASIS.</w:t>
      </w:r>
    </w:p>
    <w:p w14:paraId="0C0571E9" w14:textId="77777777" w:rsidR="006571EC" w:rsidRDefault="006571EC" w:rsidP="006571EC">
      <w:pPr>
        <w:jc w:val="both"/>
      </w:pPr>
    </w:p>
    <w:p w14:paraId="47EFAD5E" w14:textId="77777777" w:rsidR="006571EC" w:rsidRDefault="006571EC" w:rsidP="006571EC">
      <w:pPr>
        <w:jc w:val="both"/>
      </w:pPr>
    </w:p>
    <w:p w14:paraId="50DAD20E" w14:textId="77777777" w:rsidR="006571EC" w:rsidRDefault="006571EC">
      <w:pPr>
        <w:pStyle w:val="Heading1"/>
      </w:pPr>
      <w:bookmarkStart w:id="391" w:name="_Toc1283687"/>
      <w:bookmarkStart w:id="392" w:name="_Toc1283776"/>
      <w:bookmarkStart w:id="393" w:name="_Toc1284817"/>
      <w:bookmarkStart w:id="394" w:name="_Toc1284954"/>
      <w:bookmarkStart w:id="395" w:name="_Toc1285036"/>
      <w:bookmarkStart w:id="396" w:name="_Toc1285118"/>
      <w:bookmarkStart w:id="397" w:name="_Toc1285220"/>
      <w:bookmarkStart w:id="398" w:name="_Toc1285310"/>
      <w:bookmarkStart w:id="399" w:name="_Toc1285783"/>
      <w:bookmarkStart w:id="400" w:name="_Toc1286332"/>
      <w:bookmarkStart w:id="401" w:name="_Toc1286650"/>
      <w:bookmarkStart w:id="402" w:name="_Toc1286846"/>
      <w:bookmarkEnd w:id="391"/>
      <w:bookmarkEnd w:id="392"/>
      <w:bookmarkEnd w:id="393"/>
      <w:bookmarkEnd w:id="394"/>
      <w:bookmarkEnd w:id="395"/>
      <w:bookmarkEnd w:id="396"/>
      <w:bookmarkEnd w:id="397"/>
      <w:bookmarkEnd w:id="398"/>
      <w:bookmarkEnd w:id="399"/>
      <w:bookmarkEnd w:id="400"/>
      <w:bookmarkEnd w:id="401"/>
      <w:bookmarkEnd w:id="402"/>
      <w:r>
        <w:rPr>
          <w:b w:val="0"/>
          <w:caps w:val="0"/>
          <w:sz w:val="24"/>
        </w:rPr>
        <w:br w:type="page"/>
      </w:r>
      <w:bookmarkStart w:id="403" w:name="_Toc239661949"/>
      <w:r>
        <w:lastRenderedPageBreak/>
        <w:t>ARCHITECTURAL DESIGN</w:t>
      </w:r>
      <w:bookmarkEnd w:id="403"/>
    </w:p>
    <w:p w14:paraId="75B933EE" w14:textId="77777777" w:rsidR="006571EC" w:rsidRDefault="006571EC" w:rsidP="006571EC">
      <w:pPr>
        <w:jc w:val="both"/>
      </w:pPr>
    </w:p>
    <w:p w14:paraId="5D0A314A" w14:textId="77777777" w:rsidR="006571EC" w:rsidRDefault="006571EC" w:rsidP="006571EC">
      <w:pPr>
        <w:jc w:val="both"/>
      </w:pPr>
      <w:r>
        <w:t>The architectural design covers the component breakdown within the service, external/internal interfaces and the associated data model.</w:t>
      </w:r>
    </w:p>
    <w:p w14:paraId="6B11B939" w14:textId="77777777" w:rsidR="006571EC" w:rsidRDefault="006571EC" w:rsidP="006571EC">
      <w:pPr>
        <w:jc w:val="both"/>
      </w:pPr>
    </w:p>
    <w:p w14:paraId="21FBBBA4" w14:textId="77777777" w:rsidR="006571EC" w:rsidRDefault="00B74D57">
      <w:pPr>
        <w:pStyle w:val="Heading2"/>
      </w:pPr>
      <w:bookmarkStart w:id="404" w:name="_Toc239661950"/>
      <w:r>
        <w:t xml:space="preserve">Component </w:t>
      </w:r>
      <w:r w:rsidR="006571EC">
        <w:t>Architecture</w:t>
      </w:r>
      <w:bookmarkEnd w:id="404"/>
    </w:p>
    <w:p w14:paraId="515A46D6" w14:textId="77777777" w:rsidR="006571EC" w:rsidRDefault="006571EC" w:rsidP="006571EC">
      <w:pPr>
        <w:jc w:val="both"/>
      </w:pPr>
    </w:p>
    <w:p w14:paraId="0F5C6BCB" w14:textId="77777777" w:rsidR="006571EC" w:rsidRDefault="006571EC" w:rsidP="006571EC">
      <w:pPr>
        <w:jc w:val="both"/>
      </w:pPr>
      <w:r>
        <w:t>The following diagram details the architecture for the Registry service:</w:t>
      </w:r>
    </w:p>
    <w:p w14:paraId="679FFB5F" w14:textId="77777777" w:rsidR="006571EC" w:rsidRDefault="006571EC" w:rsidP="006571EC">
      <w:pPr>
        <w:jc w:val="both"/>
      </w:pPr>
    </w:p>
    <w:p w14:paraId="7F7B674A" w14:textId="77777777" w:rsidR="006571EC" w:rsidRDefault="007C52E7" w:rsidP="006571EC">
      <w:pPr>
        <w:jc w:val="center"/>
      </w:pPr>
      <w:r>
        <w:rPr>
          <w:noProof/>
        </w:rPr>
        <w:drawing>
          <wp:inline distT="0" distB="0" distL="0" distR="0" wp14:anchorId="4EF01E2A" wp14:editId="6CC21044">
            <wp:extent cx="5486400" cy="2807335"/>
            <wp:effectExtent l="25400" t="0" r="0" b="0"/>
            <wp:docPr id="18" name="Picture 17" descr="pds2010_registry_design_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registry_design_arch1.jpg"/>
                    <pic:cNvPicPr/>
                  </pic:nvPicPr>
                  <pic:blipFill>
                    <a:blip r:embed="rId18"/>
                    <a:stretch>
                      <a:fillRect/>
                    </a:stretch>
                  </pic:blipFill>
                  <pic:spPr>
                    <a:xfrm>
                      <a:off x="0" y="0"/>
                      <a:ext cx="5486400" cy="2807335"/>
                    </a:xfrm>
                    <a:prstGeom prst="rect">
                      <a:avLst/>
                    </a:prstGeom>
                  </pic:spPr>
                </pic:pic>
              </a:graphicData>
            </a:graphic>
          </wp:inline>
        </w:drawing>
      </w:r>
    </w:p>
    <w:p w14:paraId="3C3684C8" w14:textId="77777777" w:rsidR="006571EC" w:rsidRDefault="006571EC" w:rsidP="006571EC">
      <w:pPr>
        <w:jc w:val="center"/>
      </w:pPr>
      <w:r>
        <w:t>Figure 3: Registry Service Architecture</w:t>
      </w:r>
    </w:p>
    <w:p w14:paraId="1290D316" w14:textId="77777777" w:rsidR="006571EC" w:rsidRDefault="006571EC" w:rsidP="006571EC">
      <w:pPr>
        <w:jc w:val="both"/>
      </w:pPr>
    </w:p>
    <w:p w14:paraId="58FEB215" w14:textId="77777777" w:rsidR="006571EC" w:rsidRDefault="006571EC" w:rsidP="006571EC">
      <w:pPr>
        <w:jc w:val="both"/>
      </w:pPr>
      <w:r>
        <w:t>The service architecture provides for two scenarios for populating a registry:</w:t>
      </w:r>
    </w:p>
    <w:p w14:paraId="3E02A738" w14:textId="77777777" w:rsidR="006571EC" w:rsidRDefault="006571EC" w:rsidP="006571EC">
      <w:pPr>
        <w:jc w:val="both"/>
      </w:pPr>
    </w:p>
    <w:p w14:paraId="06D5F626" w14:textId="77777777" w:rsidR="006571EC" w:rsidRPr="00C63B1D" w:rsidRDefault="006571EC" w:rsidP="006571EC">
      <w:pPr>
        <w:ind w:left="720"/>
        <w:jc w:val="both"/>
        <w:rPr>
          <w:b/>
        </w:rPr>
      </w:pPr>
      <w:r>
        <w:rPr>
          <w:b/>
        </w:rPr>
        <w:t>Ad hoc Access via Portal</w:t>
      </w:r>
    </w:p>
    <w:p w14:paraId="5950CB5F" w14:textId="77777777" w:rsidR="006571EC" w:rsidRDefault="006571EC" w:rsidP="006571EC">
      <w:pPr>
        <w:ind w:left="720"/>
        <w:jc w:val="both"/>
      </w:pPr>
      <w:r>
        <w:t>Although this is somewhat of a misnomer because the portal will use the REST-based API to access the service, this is where the Data Engineers can perform ad hoc registrations as well as the perform functions like approve and deprecate which are probably not suitable for automated access. Ad hoc access also includes performing functions like query for the purposes of managing the registry.</w:t>
      </w:r>
    </w:p>
    <w:p w14:paraId="0B96E4DD" w14:textId="77777777" w:rsidR="006571EC" w:rsidRDefault="006571EC" w:rsidP="006571EC">
      <w:pPr>
        <w:ind w:left="720"/>
        <w:jc w:val="both"/>
      </w:pPr>
    </w:p>
    <w:p w14:paraId="36D6B499" w14:textId="77777777" w:rsidR="006571EC" w:rsidRPr="00C63B1D" w:rsidRDefault="006571EC" w:rsidP="006571EC">
      <w:pPr>
        <w:ind w:left="720"/>
        <w:jc w:val="both"/>
        <w:rPr>
          <w:b/>
        </w:rPr>
      </w:pPr>
      <w:r>
        <w:rPr>
          <w:b/>
        </w:rPr>
        <w:t>Automated Access via API</w:t>
      </w:r>
    </w:p>
    <w:p w14:paraId="65DB21E7" w14:textId="77777777" w:rsidR="006571EC" w:rsidRDefault="006571EC" w:rsidP="006571EC">
      <w:pPr>
        <w:ind w:left="720"/>
        <w:jc w:val="both"/>
      </w:pPr>
      <w:r>
        <w:t>This scenario represents access from services like Harvest and Ingest, where registrations are automated and achieved through service-to-service communication via the REST-based API.</w:t>
      </w:r>
    </w:p>
    <w:p w14:paraId="22B09055" w14:textId="77777777" w:rsidR="006571EC" w:rsidRDefault="006571EC" w:rsidP="006571EC">
      <w:pPr>
        <w:jc w:val="both"/>
      </w:pPr>
    </w:p>
    <w:p w14:paraId="6A9DD88E" w14:textId="77777777" w:rsidR="0024589C" w:rsidRDefault="0024589C" w:rsidP="006571EC">
      <w:pPr>
        <w:jc w:val="both"/>
      </w:pPr>
      <w:r>
        <w:t xml:space="preserve">The diagram above assumes that the registered </w:t>
      </w:r>
      <w:r w:rsidR="00733303">
        <w:t>artifact</w:t>
      </w:r>
      <w:r>
        <w:t xml:space="preserve"> resides in a managed repository (i.e., archive directory structure)</w:t>
      </w:r>
      <w:r w:rsidR="004E4CC5">
        <w:t xml:space="preserve"> and will be registered in place</w:t>
      </w:r>
      <w:r>
        <w:t xml:space="preserve">. The </w:t>
      </w:r>
      <w:r>
        <w:lastRenderedPageBreak/>
        <w:t xml:space="preserve">following diagram supports the scenario where the Storage service is utilized to manage </w:t>
      </w:r>
      <w:r w:rsidR="000C505B">
        <w:t xml:space="preserve">the </w:t>
      </w:r>
      <w:r>
        <w:t xml:space="preserve">physical bits of the registered </w:t>
      </w:r>
      <w:r w:rsidR="00733303">
        <w:t>artifact</w:t>
      </w:r>
      <w:r>
        <w:t>:</w:t>
      </w:r>
    </w:p>
    <w:p w14:paraId="4489AAF5" w14:textId="77777777" w:rsidR="0024589C" w:rsidRDefault="0024589C" w:rsidP="006571EC">
      <w:pPr>
        <w:jc w:val="both"/>
      </w:pPr>
    </w:p>
    <w:p w14:paraId="70705E01" w14:textId="77777777" w:rsidR="0024589C" w:rsidRDefault="007C52E7" w:rsidP="006571EC">
      <w:pPr>
        <w:jc w:val="both"/>
      </w:pPr>
      <w:r>
        <w:rPr>
          <w:noProof/>
        </w:rPr>
        <w:drawing>
          <wp:inline distT="0" distB="0" distL="0" distR="0" wp14:anchorId="6BF6E6D4" wp14:editId="7A024308">
            <wp:extent cx="5486400" cy="2896870"/>
            <wp:effectExtent l="25400" t="0" r="0" b="0"/>
            <wp:docPr id="17" name="Picture 16" descr="pds2010_registry_design_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registry_design_arch2.jpg"/>
                    <pic:cNvPicPr/>
                  </pic:nvPicPr>
                  <pic:blipFill>
                    <a:blip r:embed="rId19"/>
                    <a:stretch>
                      <a:fillRect/>
                    </a:stretch>
                  </pic:blipFill>
                  <pic:spPr>
                    <a:xfrm>
                      <a:off x="0" y="0"/>
                      <a:ext cx="5486400" cy="2896870"/>
                    </a:xfrm>
                    <a:prstGeom prst="rect">
                      <a:avLst/>
                    </a:prstGeom>
                  </pic:spPr>
                </pic:pic>
              </a:graphicData>
            </a:graphic>
          </wp:inline>
        </w:drawing>
      </w:r>
    </w:p>
    <w:p w14:paraId="21D346E0" w14:textId="77777777" w:rsidR="0024589C" w:rsidRDefault="0024589C" w:rsidP="0024589C">
      <w:pPr>
        <w:jc w:val="center"/>
      </w:pPr>
      <w:r>
        <w:t>Figure 4: Registry Service Architecture (</w:t>
      </w:r>
      <w:r w:rsidR="004E4CC5">
        <w:t>with Storage)</w:t>
      </w:r>
    </w:p>
    <w:p w14:paraId="4152B240" w14:textId="77777777" w:rsidR="0024589C" w:rsidRDefault="0024589C" w:rsidP="006571EC">
      <w:pPr>
        <w:jc w:val="both"/>
      </w:pPr>
    </w:p>
    <w:p w14:paraId="1C8D27E7" w14:textId="77777777" w:rsidR="004E4CC5" w:rsidRDefault="004E4CC5" w:rsidP="006571EC">
      <w:pPr>
        <w:jc w:val="both"/>
      </w:pPr>
      <w:r>
        <w:t xml:space="preserve">This scenario mainly pertains </w:t>
      </w:r>
      <w:r w:rsidR="000C505B">
        <w:t xml:space="preserve">to </w:t>
      </w:r>
      <w:r>
        <w:t xml:space="preserve">the management of schemas and other documents within the system that </w:t>
      </w:r>
      <w:r w:rsidR="000C505B">
        <w:t>will not</w:t>
      </w:r>
      <w:r>
        <w:t xml:space="preserve"> reside in a Node’s archive directory structure. </w:t>
      </w:r>
      <w:r w:rsidR="008F3FBB">
        <w:t>In this case the Operator Portal submits the files to the Storage service and then registers those files as a</w:t>
      </w:r>
      <w:r w:rsidR="00733303">
        <w:t>n</w:t>
      </w:r>
      <w:r w:rsidR="008F3FBB">
        <w:t xml:space="preserve"> </w:t>
      </w:r>
      <w:r w:rsidR="00733303">
        <w:t>artifact</w:t>
      </w:r>
      <w:r w:rsidR="008F3FBB">
        <w:t xml:space="preserve"> with the Registry service.</w:t>
      </w:r>
    </w:p>
    <w:p w14:paraId="6E409CE9" w14:textId="77777777" w:rsidR="004E4CC5" w:rsidRDefault="004E4CC5" w:rsidP="006571EC">
      <w:pPr>
        <w:jc w:val="both"/>
      </w:pPr>
    </w:p>
    <w:p w14:paraId="3FD0883C" w14:textId="77777777" w:rsidR="006571EC" w:rsidRDefault="006571EC" w:rsidP="006571EC">
      <w:pPr>
        <w:jc w:val="both"/>
      </w:pPr>
      <w:r>
        <w:t>In addition to population of the registry, there are two scenarios for importing/exporting metadata from the registry:</w:t>
      </w:r>
    </w:p>
    <w:p w14:paraId="3E074DB9" w14:textId="77777777" w:rsidR="006571EC" w:rsidRDefault="006571EC" w:rsidP="006571EC">
      <w:pPr>
        <w:jc w:val="both"/>
      </w:pPr>
    </w:p>
    <w:p w14:paraId="393D8993" w14:textId="77777777" w:rsidR="006571EC" w:rsidRPr="00C63B1D" w:rsidRDefault="006571EC" w:rsidP="006571EC">
      <w:pPr>
        <w:ind w:left="720"/>
        <w:jc w:val="both"/>
        <w:rPr>
          <w:b/>
        </w:rPr>
      </w:pPr>
      <w:r>
        <w:rPr>
          <w:b/>
        </w:rPr>
        <w:t>Metadata Import for Replication</w:t>
      </w:r>
    </w:p>
    <w:p w14:paraId="08D39E4D" w14:textId="77777777" w:rsidR="006571EC" w:rsidRDefault="006571EC" w:rsidP="006571EC">
      <w:pPr>
        <w:ind w:left="720"/>
        <w:jc w:val="both"/>
      </w:pPr>
      <w:r>
        <w:t xml:space="preserve">There are two purposes for replication. The first is to populate an aggregate registry utilized for satisfying tracking, metrics reporting and catalog-level search requirements. The second is for sharing </w:t>
      </w:r>
      <w:r w:rsidR="00733303">
        <w:t>artifact</w:t>
      </w:r>
      <w:r>
        <w:t xml:space="preserve"> registrations between Nodes. The Replication Tool pulls </w:t>
      </w:r>
      <w:r w:rsidR="00733303">
        <w:t>artifact</w:t>
      </w:r>
      <w:r>
        <w:t xml:space="preserve"> registrations from other Registry service instances according to its </w:t>
      </w:r>
      <w:r w:rsidR="00582BD1">
        <w:t xml:space="preserve">local </w:t>
      </w:r>
      <w:r>
        <w:t>configuration.</w:t>
      </w:r>
    </w:p>
    <w:p w14:paraId="396CB7E8" w14:textId="77777777" w:rsidR="006571EC" w:rsidRDefault="006571EC" w:rsidP="006571EC">
      <w:pPr>
        <w:ind w:left="720"/>
        <w:jc w:val="both"/>
      </w:pPr>
    </w:p>
    <w:p w14:paraId="1AD80125" w14:textId="77777777" w:rsidR="006571EC" w:rsidRPr="00C63B1D" w:rsidRDefault="006571EC" w:rsidP="006571EC">
      <w:pPr>
        <w:ind w:left="720"/>
        <w:jc w:val="both"/>
        <w:rPr>
          <w:b/>
        </w:rPr>
      </w:pPr>
      <w:r>
        <w:rPr>
          <w:b/>
        </w:rPr>
        <w:t>Metadata Export for Search</w:t>
      </w:r>
    </w:p>
    <w:p w14:paraId="6BB0B551" w14:textId="77777777" w:rsidR="006571EC" w:rsidRDefault="006571EC" w:rsidP="006571EC">
      <w:pPr>
        <w:ind w:left="720"/>
        <w:jc w:val="both"/>
      </w:pPr>
      <w:r>
        <w:t>This is where the Registry service facilitates end-user search. Instances of the Search service will query one or more instances of the Registry service in order to generate search indices. These indices are tailor-able for the search application that will utilize them.</w:t>
      </w:r>
    </w:p>
    <w:p w14:paraId="7528CC33" w14:textId="77777777" w:rsidR="006571EC" w:rsidRDefault="006571EC" w:rsidP="006571EC">
      <w:pPr>
        <w:jc w:val="both"/>
      </w:pPr>
    </w:p>
    <w:p w14:paraId="392EB065" w14:textId="77777777" w:rsidR="006571EC" w:rsidRDefault="006571EC" w:rsidP="006571EC">
      <w:pPr>
        <w:jc w:val="both"/>
      </w:pPr>
      <w:r>
        <w:t xml:space="preserve">In addition to registry population and metadata export, the service will also provide the capability to perform verification for registered </w:t>
      </w:r>
      <w:r w:rsidR="00733303">
        <w:t>artifact</w:t>
      </w:r>
      <w:r>
        <w:t xml:space="preserve">s. This capability is intended to be executed local to the registry or more specifically, </w:t>
      </w:r>
      <w:r>
        <w:lastRenderedPageBreak/>
        <w:t xml:space="preserve">local to the repository associated with the registry. A capability like this could utilize a lot of bandwidth if executed remotely. </w:t>
      </w:r>
    </w:p>
    <w:p w14:paraId="4F31F3DF" w14:textId="77777777" w:rsidR="006571EC" w:rsidRDefault="006571EC" w:rsidP="006571EC">
      <w:pPr>
        <w:jc w:val="both"/>
      </w:pPr>
    </w:p>
    <w:p w14:paraId="4A65A267" w14:textId="77777777" w:rsidR="006571EC" w:rsidRDefault="006571EC" w:rsidP="006571EC">
      <w:pPr>
        <w:jc w:val="both"/>
      </w:pPr>
      <w:r>
        <w:t>The following diagram details the “big picture” architecture of the Registry service and depicts a possible deployment scenario for service instances:</w:t>
      </w:r>
    </w:p>
    <w:p w14:paraId="381434F1" w14:textId="77777777" w:rsidR="006571EC" w:rsidRDefault="006571EC" w:rsidP="006571EC">
      <w:pPr>
        <w:jc w:val="both"/>
      </w:pPr>
    </w:p>
    <w:p w14:paraId="7A3FCE20" w14:textId="77777777" w:rsidR="00E13793" w:rsidRDefault="00D028F1">
      <w:pPr>
        <w:jc w:val="both"/>
      </w:pPr>
      <w:r>
        <w:rPr>
          <w:noProof/>
        </w:rPr>
        <w:drawing>
          <wp:inline distT="0" distB="0" distL="0" distR="0" wp14:anchorId="43D27906" wp14:editId="7C79C367">
            <wp:extent cx="5486400" cy="4396740"/>
            <wp:effectExtent l="25400" t="0" r="0" b="0"/>
            <wp:docPr id="6" name="Picture 5" descr="pds2010_registry_design_arch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registry_design_arch_big.jpg"/>
                    <pic:cNvPicPr/>
                  </pic:nvPicPr>
                  <pic:blipFill>
                    <a:blip r:embed="rId20"/>
                    <a:stretch>
                      <a:fillRect/>
                    </a:stretch>
                  </pic:blipFill>
                  <pic:spPr>
                    <a:xfrm>
                      <a:off x="0" y="0"/>
                      <a:ext cx="5486400" cy="4396740"/>
                    </a:xfrm>
                    <a:prstGeom prst="rect">
                      <a:avLst/>
                    </a:prstGeom>
                  </pic:spPr>
                </pic:pic>
              </a:graphicData>
            </a:graphic>
          </wp:inline>
        </w:drawing>
      </w:r>
    </w:p>
    <w:p w14:paraId="7CD393E3" w14:textId="77777777" w:rsidR="00E13793" w:rsidRDefault="006571EC">
      <w:pPr>
        <w:jc w:val="center"/>
      </w:pPr>
      <w:r>
        <w:t xml:space="preserve">Figure </w:t>
      </w:r>
      <w:r w:rsidR="004E4CC5">
        <w:t>5</w:t>
      </w:r>
      <w:r>
        <w:t>: Registry Service Architecture (Big Picture)</w:t>
      </w:r>
    </w:p>
    <w:p w14:paraId="5BDD6BD1" w14:textId="77777777" w:rsidR="006571EC" w:rsidRDefault="006571EC" w:rsidP="006571EC">
      <w:pPr>
        <w:jc w:val="both"/>
      </w:pPr>
    </w:p>
    <w:p w14:paraId="587E109C" w14:textId="77777777" w:rsidR="006571EC" w:rsidRDefault="006571EC" w:rsidP="006571EC">
      <w:pPr>
        <w:jc w:val="both"/>
      </w:pPr>
      <w:r>
        <w:t>The diagram above depicts four instances of the Registry service within the system and lends some insight to the deployment of the service. The instances are as follows:</w:t>
      </w:r>
    </w:p>
    <w:p w14:paraId="775008C9" w14:textId="77777777" w:rsidR="006571EC" w:rsidRDefault="006571EC" w:rsidP="006571EC">
      <w:pPr>
        <w:jc w:val="both"/>
      </w:pPr>
    </w:p>
    <w:p w14:paraId="546DF83C" w14:textId="77777777" w:rsidR="006571EC" w:rsidRPr="00C63B1D" w:rsidRDefault="006571EC" w:rsidP="006571EC">
      <w:pPr>
        <w:ind w:left="720"/>
        <w:jc w:val="both"/>
        <w:rPr>
          <w:b/>
        </w:rPr>
      </w:pPr>
      <w:r>
        <w:rPr>
          <w:b/>
        </w:rPr>
        <w:t>Node Registry</w:t>
      </w:r>
    </w:p>
    <w:p w14:paraId="19D90152" w14:textId="77777777" w:rsidR="006571EC" w:rsidRDefault="006571EC" w:rsidP="006571EC">
      <w:pPr>
        <w:ind w:left="720"/>
        <w:jc w:val="both"/>
      </w:pPr>
      <w:r>
        <w:t>Although this is not the preferred deployment, a centralized instance of the Registry service is available that Nodes can populate remotely utilizing a local instance of the Harvest service.</w:t>
      </w:r>
    </w:p>
    <w:p w14:paraId="3514735E" w14:textId="77777777" w:rsidR="006571EC" w:rsidRDefault="006571EC" w:rsidP="006571EC">
      <w:pPr>
        <w:ind w:left="720"/>
        <w:jc w:val="both"/>
      </w:pPr>
    </w:p>
    <w:p w14:paraId="6C9AA90C" w14:textId="77777777" w:rsidR="00547272" w:rsidRDefault="006571EC" w:rsidP="003F249E">
      <w:pPr>
        <w:ind w:left="720"/>
        <w:jc w:val="both"/>
        <w:rPr>
          <w:b/>
        </w:rPr>
      </w:pPr>
      <w:r>
        <w:rPr>
          <w:b/>
        </w:rPr>
        <w:t>Centralized Registry</w:t>
      </w:r>
    </w:p>
    <w:p w14:paraId="045431A4" w14:textId="77777777" w:rsidR="00547272" w:rsidRDefault="006571EC" w:rsidP="003F249E">
      <w:pPr>
        <w:ind w:left="720"/>
        <w:jc w:val="both"/>
      </w:pPr>
      <w:r>
        <w:t>The plan is to have a centralized registry for managing schema and service registrations. The Operators and Data Engineers use the Operator Portal to populate this registry.</w:t>
      </w:r>
    </w:p>
    <w:p w14:paraId="2D0112DB" w14:textId="77777777" w:rsidR="006571EC" w:rsidRDefault="006571EC" w:rsidP="006571EC">
      <w:pPr>
        <w:ind w:left="720"/>
        <w:jc w:val="both"/>
      </w:pPr>
    </w:p>
    <w:p w14:paraId="1D3D30D4" w14:textId="77777777" w:rsidR="006571EC" w:rsidRPr="00C63B1D" w:rsidRDefault="006571EC" w:rsidP="006571EC">
      <w:pPr>
        <w:ind w:left="720"/>
        <w:jc w:val="both"/>
        <w:rPr>
          <w:b/>
        </w:rPr>
      </w:pPr>
      <w:r>
        <w:rPr>
          <w:b/>
        </w:rPr>
        <w:t>Aggregate Registry</w:t>
      </w:r>
    </w:p>
    <w:p w14:paraId="4F87039D" w14:textId="77777777" w:rsidR="006571EC" w:rsidRDefault="006571EC" w:rsidP="006571EC">
      <w:pPr>
        <w:ind w:left="720"/>
        <w:jc w:val="both"/>
      </w:pPr>
      <w:r>
        <w:t>The aggregate registry instance will contain replicated registry entries from all other Registry service instances. This registry will allow the system to satisfy requirements for catalog-level search, metrics generation and subscription notification without the need to perform live queries across the distributed registry instances.</w:t>
      </w:r>
      <w:r w:rsidRPr="00BF21E1">
        <w:t xml:space="preserve"> </w:t>
      </w:r>
      <w:r w:rsidR="00850FCF">
        <w:t>Replications to the aggregate registry and index generation are</w:t>
      </w:r>
      <w:r>
        <w:t xml:space="preserve"> performed during off-peak hours further increasing productivity of the system.</w:t>
      </w:r>
    </w:p>
    <w:p w14:paraId="09A28CA2" w14:textId="77777777" w:rsidR="006571EC" w:rsidRDefault="006571EC" w:rsidP="006571EC">
      <w:pPr>
        <w:jc w:val="both"/>
      </w:pPr>
    </w:p>
    <w:p w14:paraId="3BF9DA39" w14:textId="77777777" w:rsidR="00F970D7" w:rsidRDefault="0005518B" w:rsidP="00F970D7">
      <w:pPr>
        <w:pStyle w:val="Heading2"/>
      </w:pPr>
      <w:bookmarkStart w:id="405" w:name="_Toc239661951"/>
      <w:r>
        <w:t>Interface Design</w:t>
      </w:r>
      <w:bookmarkEnd w:id="405"/>
    </w:p>
    <w:p w14:paraId="7B359F76" w14:textId="77777777" w:rsidR="0005518B" w:rsidRDefault="0005518B" w:rsidP="006571EC">
      <w:pPr>
        <w:jc w:val="both"/>
      </w:pPr>
    </w:p>
    <w:p w14:paraId="53335B24" w14:textId="77777777" w:rsidR="0005518B" w:rsidRDefault="004F4C8A" w:rsidP="006571EC">
      <w:pPr>
        <w:jc w:val="both"/>
      </w:pPr>
      <w:r>
        <w:t>The following diagram focuses on the interfaces, both external and internal for the Registry service:</w:t>
      </w:r>
    </w:p>
    <w:p w14:paraId="743C55DB" w14:textId="77777777" w:rsidR="004F4C8A" w:rsidRDefault="004F4C8A" w:rsidP="006571EC">
      <w:pPr>
        <w:jc w:val="both"/>
      </w:pPr>
    </w:p>
    <w:p w14:paraId="49B6B456" w14:textId="77777777" w:rsidR="00B33079" w:rsidRDefault="00D028F1">
      <w:pPr>
        <w:jc w:val="center"/>
      </w:pPr>
      <w:r>
        <w:rPr>
          <w:noProof/>
        </w:rPr>
        <w:drawing>
          <wp:inline distT="0" distB="0" distL="0" distR="0" wp14:anchorId="664A39A8" wp14:editId="4892C9F5">
            <wp:extent cx="3515360" cy="5090160"/>
            <wp:effectExtent l="25400" t="0" r="0" b="0"/>
            <wp:docPr id="7" name="Picture 6" descr="pds2010_registry_design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registry_design_interfaces.jpg"/>
                    <pic:cNvPicPr/>
                  </pic:nvPicPr>
                  <pic:blipFill>
                    <a:blip r:embed="rId21"/>
                    <a:stretch>
                      <a:fillRect/>
                    </a:stretch>
                  </pic:blipFill>
                  <pic:spPr>
                    <a:xfrm>
                      <a:off x="0" y="0"/>
                      <a:ext cx="3515360" cy="5090160"/>
                    </a:xfrm>
                    <a:prstGeom prst="rect">
                      <a:avLst/>
                    </a:prstGeom>
                  </pic:spPr>
                </pic:pic>
              </a:graphicData>
            </a:graphic>
          </wp:inline>
        </w:drawing>
      </w:r>
    </w:p>
    <w:p w14:paraId="013111CD" w14:textId="77777777" w:rsidR="00B33079" w:rsidRDefault="004E4CC5">
      <w:pPr>
        <w:jc w:val="center"/>
      </w:pPr>
      <w:r>
        <w:t>Figure 6</w:t>
      </w:r>
      <w:r w:rsidR="0024589C">
        <w:t xml:space="preserve">: Registry Service </w:t>
      </w:r>
      <w:r>
        <w:t>Interfaces</w:t>
      </w:r>
    </w:p>
    <w:p w14:paraId="52848EAF" w14:textId="77777777" w:rsidR="0024589C" w:rsidRDefault="0024589C" w:rsidP="006571EC">
      <w:pPr>
        <w:jc w:val="both"/>
      </w:pPr>
    </w:p>
    <w:p w14:paraId="4262A5AB" w14:textId="77777777" w:rsidR="0024589C" w:rsidRDefault="004F4C8A" w:rsidP="006571EC">
      <w:pPr>
        <w:jc w:val="both"/>
      </w:pPr>
      <w:r>
        <w:lastRenderedPageBreak/>
        <w:t>The interfaces are described in more detail in the following sections.</w:t>
      </w:r>
    </w:p>
    <w:p w14:paraId="5D7A6B1C" w14:textId="77777777" w:rsidR="004F4C8A" w:rsidRDefault="004F4C8A" w:rsidP="006571EC">
      <w:pPr>
        <w:jc w:val="both"/>
      </w:pPr>
    </w:p>
    <w:p w14:paraId="3C6BF0C8" w14:textId="77777777" w:rsidR="00F970D7" w:rsidRDefault="006571EC" w:rsidP="00F970D7">
      <w:pPr>
        <w:pStyle w:val="Heading3"/>
      </w:pPr>
      <w:bookmarkStart w:id="406" w:name="_Toc239661952"/>
      <w:r>
        <w:t>External Interface Design</w:t>
      </w:r>
      <w:bookmarkEnd w:id="406"/>
    </w:p>
    <w:p w14:paraId="1400F9CE" w14:textId="77777777" w:rsidR="006571EC" w:rsidRDefault="006571EC" w:rsidP="006571EC">
      <w:pPr>
        <w:jc w:val="both"/>
      </w:pPr>
      <w:r>
        <w:t>The Registry service offers a REST-based external interface</w:t>
      </w:r>
      <w:r w:rsidR="00792328">
        <w:t xml:space="preserve"> that is accessible via the Hypertext Transfer Protocol (HTTP)</w:t>
      </w:r>
      <w:r>
        <w:t>. A REST-based interface exhibits the following characteristics:</w:t>
      </w:r>
    </w:p>
    <w:p w14:paraId="047C22D0" w14:textId="77777777" w:rsidR="006571EC" w:rsidRDefault="006571EC" w:rsidP="006571EC">
      <w:pPr>
        <w:jc w:val="both"/>
      </w:pPr>
    </w:p>
    <w:p w14:paraId="29504A46" w14:textId="77777777" w:rsidR="006571EC" w:rsidRDefault="006571EC" w:rsidP="006571EC">
      <w:pPr>
        <w:numPr>
          <w:ilvl w:val="0"/>
          <w:numId w:val="21"/>
        </w:numPr>
        <w:jc w:val="both"/>
      </w:pPr>
      <w:r>
        <w:t>A URL assigned to every resource</w:t>
      </w:r>
    </w:p>
    <w:p w14:paraId="083E2890" w14:textId="77777777" w:rsidR="006571EC" w:rsidRDefault="006571EC" w:rsidP="006571EC">
      <w:pPr>
        <w:numPr>
          <w:ilvl w:val="0"/>
          <w:numId w:val="21"/>
        </w:numPr>
        <w:jc w:val="both"/>
      </w:pPr>
      <w:r>
        <w:t>Formulate URLs in a predictable manner</w:t>
      </w:r>
    </w:p>
    <w:p w14:paraId="53A6DA94" w14:textId="77777777" w:rsidR="006571EC" w:rsidRDefault="006571EC" w:rsidP="006571EC">
      <w:pPr>
        <w:numPr>
          <w:ilvl w:val="0"/>
          <w:numId w:val="21"/>
        </w:numPr>
        <w:jc w:val="both"/>
      </w:pPr>
      <w:r>
        <w:t>Use HTTP methods for actions on a resource (GET, POST</w:t>
      </w:r>
      <w:r w:rsidR="002E7FA1">
        <w:t>, PUT</w:t>
      </w:r>
      <w:r>
        <w:t xml:space="preserve"> and DELETE)</w:t>
      </w:r>
    </w:p>
    <w:p w14:paraId="431C376F" w14:textId="77777777" w:rsidR="006571EC" w:rsidRDefault="006571EC" w:rsidP="006571EC">
      <w:pPr>
        <w:numPr>
          <w:ilvl w:val="0"/>
          <w:numId w:val="21"/>
        </w:numPr>
        <w:jc w:val="both"/>
      </w:pPr>
      <w:r w:rsidRPr="008A4416">
        <w:t>Leverage HTTP protocol headers and response codes where applicable</w:t>
      </w:r>
    </w:p>
    <w:p w14:paraId="2C8764BB" w14:textId="77777777" w:rsidR="006571EC" w:rsidRDefault="006571EC" w:rsidP="006571EC">
      <w:pPr>
        <w:jc w:val="both"/>
      </w:pPr>
    </w:p>
    <w:p w14:paraId="613037BE" w14:textId="77777777" w:rsidR="006571EC" w:rsidRDefault="006571EC" w:rsidP="006571EC">
      <w:pPr>
        <w:jc w:val="both"/>
      </w:pPr>
      <w:r>
        <w:t>The goals for the interface are as follows:</w:t>
      </w:r>
    </w:p>
    <w:p w14:paraId="11D75DC0" w14:textId="77777777" w:rsidR="006571EC" w:rsidRDefault="006571EC" w:rsidP="006571EC">
      <w:pPr>
        <w:jc w:val="both"/>
      </w:pPr>
    </w:p>
    <w:p w14:paraId="0E344D8B" w14:textId="77777777" w:rsidR="006571EC" w:rsidRDefault="006571EC" w:rsidP="006571EC">
      <w:pPr>
        <w:numPr>
          <w:ilvl w:val="0"/>
          <w:numId w:val="22"/>
        </w:numPr>
        <w:jc w:val="both"/>
      </w:pPr>
      <w:r>
        <w:t>Keep the service simple and refrain from adding too much functionality</w:t>
      </w:r>
    </w:p>
    <w:p w14:paraId="078F8938" w14:textId="77777777" w:rsidR="006571EC" w:rsidRDefault="006571EC" w:rsidP="006571EC">
      <w:pPr>
        <w:numPr>
          <w:ilvl w:val="0"/>
          <w:numId w:val="22"/>
        </w:numPr>
        <w:jc w:val="both"/>
      </w:pPr>
      <w:r>
        <w:t>Allow messaging in the form of XML or JavaScript Object Notation (JSON)</w:t>
      </w:r>
    </w:p>
    <w:p w14:paraId="288FD3E8" w14:textId="77777777" w:rsidR="006571EC" w:rsidRDefault="006571EC" w:rsidP="006571EC">
      <w:pPr>
        <w:numPr>
          <w:ilvl w:val="0"/>
          <w:numId w:val="22"/>
        </w:numPr>
        <w:jc w:val="both"/>
      </w:pPr>
      <w:r>
        <w:t xml:space="preserve">Allow for extensibility as new </w:t>
      </w:r>
      <w:r w:rsidR="00733303">
        <w:t>artifact</w:t>
      </w:r>
      <w:r>
        <w:t xml:space="preserve"> types are defined</w:t>
      </w:r>
    </w:p>
    <w:p w14:paraId="30C1255A" w14:textId="77777777" w:rsidR="006571EC" w:rsidRDefault="006571EC" w:rsidP="006571EC">
      <w:pPr>
        <w:jc w:val="both"/>
      </w:pPr>
    </w:p>
    <w:p w14:paraId="7CC2BEC4" w14:textId="77777777" w:rsidR="001F7D4B" w:rsidRDefault="001F7D4B" w:rsidP="006571EC">
      <w:pPr>
        <w:jc w:val="both"/>
      </w:pPr>
      <w:r>
        <w:t>In addition, each interface should adhere to the following:</w:t>
      </w:r>
    </w:p>
    <w:p w14:paraId="561D5392" w14:textId="77777777" w:rsidR="001F7D4B" w:rsidRDefault="001F7D4B" w:rsidP="006571EC">
      <w:pPr>
        <w:jc w:val="both"/>
      </w:pPr>
    </w:p>
    <w:p w14:paraId="3E1BF74F" w14:textId="77777777" w:rsidR="001F7D4B" w:rsidRDefault="00543712" w:rsidP="001F7D4B">
      <w:pPr>
        <w:pStyle w:val="ListParagraph"/>
        <w:numPr>
          <w:ilvl w:val="0"/>
          <w:numId w:val="24"/>
        </w:numPr>
        <w:jc w:val="both"/>
      </w:pPr>
      <w:r>
        <w:t>B</w:t>
      </w:r>
      <w:r w:rsidR="001F7D4B">
        <w:t>e self documenting</w:t>
      </w:r>
    </w:p>
    <w:p w14:paraId="51EB616C" w14:textId="77777777" w:rsidR="001F7D4B" w:rsidRDefault="001F7D4B" w:rsidP="001F7D4B">
      <w:pPr>
        <w:pStyle w:val="ListParagraph"/>
        <w:numPr>
          <w:ilvl w:val="0"/>
          <w:numId w:val="24"/>
        </w:numPr>
        <w:jc w:val="both"/>
      </w:pPr>
      <w:r>
        <w:t>Have a defined standard response including passed parameters</w:t>
      </w:r>
    </w:p>
    <w:p w14:paraId="4E055043" w14:textId="77777777" w:rsidR="001F7D4B" w:rsidRDefault="001F7D4B" w:rsidP="001F7D4B">
      <w:pPr>
        <w:pStyle w:val="ListParagraph"/>
        <w:numPr>
          <w:ilvl w:val="0"/>
          <w:numId w:val="24"/>
        </w:numPr>
        <w:jc w:val="both"/>
      </w:pPr>
      <w:r>
        <w:t>Provide a schema for the defined response</w:t>
      </w:r>
    </w:p>
    <w:p w14:paraId="3CE506FD" w14:textId="77777777" w:rsidR="00DC383C" w:rsidRDefault="001F7D4B">
      <w:pPr>
        <w:pStyle w:val="ListParagraph"/>
        <w:numPr>
          <w:ilvl w:val="0"/>
          <w:numId w:val="24"/>
        </w:numPr>
        <w:jc w:val="both"/>
      </w:pPr>
      <w:r>
        <w:t>Provide a command-line method of execution</w:t>
      </w:r>
    </w:p>
    <w:p w14:paraId="3949D9EC" w14:textId="77777777" w:rsidR="001F7D4B" w:rsidRDefault="001F7D4B" w:rsidP="006571EC">
      <w:pPr>
        <w:jc w:val="both"/>
      </w:pPr>
    </w:p>
    <w:p w14:paraId="613A0D8C" w14:textId="77777777" w:rsidR="006571EC" w:rsidRDefault="006571EC" w:rsidP="006571EC">
      <w:pPr>
        <w:jc w:val="both"/>
      </w:pPr>
      <w:r>
        <w:t>Any interface that modifies</w:t>
      </w:r>
      <w:r w:rsidRPr="00083C5A">
        <w:t xml:space="preserve"> the contents of the registry</w:t>
      </w:r>
      <w:r>
        <w:t xml:space="preserve"> will incorporate security</w:t>
      </w:r>
      <w:r w:rsidRPr="00083C5A">
        <w:t>. This means that any interface specified below as a</w:t>
      </w:r>
      <w:r>
        <w:t>n</w:t>
      </w:r>
      <w:r w:rsidRPr="00083C5A">
        <w:t xml:space="preserve"> HTTP POST</w:t>
      </w:r>
      <w:r w:rsidR="002E7FA1">
        <w:t xml:space="preserve"> or PUT</w:t>
      </w:r>
      <w:r w:rsidRPr="00083C5A">
        <w:t xml:space="preserve"> will first requ</w:t>
      </w:r>
      <w:r>
        <w:t>ire interaction with the S</w:t>
      </w:r>
      <w:r w:rsidRPr="00083C5A">
        <w:t xml:space="preserve">ecurity service. </w:t>
      </w:r>
      <w:r w:rsidR="004E4CC5">
        <w:t xml:space="preserve">Integration with the Security service is accomplished through the Application Server and does not require any specific coding within the Registry service. </w:t>
      </w:r>
      <w:r w:rsidRPr="00083C5A">
        <w:t xml:space="preserve">The only change to these interfaces will be in terms of a required HTTP header or cookie being set that will provide the means to verify the validity of the request. </w:t>
      </w:r>
      <w:r w:rsidR="00E40E5A">
        <w:t xml:space="preserve">These requests will require </w:t>
      </w:r>
      <w:r w:rsidR="0016228A">
        <w:t>secure HTTP (HTTPS)</w:t>
      </w:r>
      <w:r w:rsidR="00E40E5A">
        <w:t>.</w:t>
      </w:r>
    </w:p>
    <w:p w14:paraId="0B269366" w14:textId="77777777" w:rsidR="006571EC" w:rsidRDefault="006571EC" w:rsidP="006571EC">
      <w:pPr>
        <w:jc w:val="both"/>
      </w:pPr>
    </w:p>
    <w:p w14:paraId="61F153DE" w14:textId="77777777" w:rsidR="006571EC" w:rsidRDefault="00311CE9" w:rsidP="006571EC">
      <w:pPr>
        <w:jc w:val="both"/>
      </w:pPr>
      <w:r>
        <w:t>The following are some examples detailing the functionality of the REST-based interface</w:t>
      </w:r>
      <w:r w:rsidR="00994054">
        <w:t xml:space="preserve"> using HTTP methods</w:t>
      </w:r>
      <w:r>
        <w:t xml:space="preserve">. This interface delegates all functions </w:t>
      </w:r>
      <w:r w:rsidR="00994054">
        <w:t>involving</w:t>
      </w:r>
      <w:r>
        <w:t xml:space="preserve"> a</w:t>
      </w:r>
      <w:r w:rsidR="000E7487">
        <w:t xml:space="preserve"> product</w:t>
      </w:r>
      <w:r>
        <w:t>:</w:t>
      </w:r>
    </w:p>
    <w:p w14:paraId="022B651C" w14:textId="77777777" w:rsidR="00994054" w:rsidRDefault="00994054" w:rsidP="006571EC">
      <w:pPr>
        <w:jc w:val="both"/>
      </w:pPr>
    </w:p>
    <w:p w14:paraId="55D2A781" w14:textId="77777777" w:rsidR="00547272" w:rsidRDefault="00994054" w:rsidP="003F249E">
      <w:pPr>
        <w:pStyle w:val="ListParagraph"/>
        <w:jc w:val="both"/>
      </w:pPr>
      <w:r w:rsidRPr="00994054">
        <w:t>http://pds.nasa</w:t>
      </w:r>
      <w:r>
        <w:t>.gov/</w:t>
      </w:r>
      <w:r w:rsidR="002E7FA1">
        <w:t>registry-</w:t>
      </w:r>
      <w:r>
        <w:t>service/registry/</w:t>
      </w:r>
      <w:r w:rsidR="002E7FA1">
        <w:t>extrinsics</w:t>
      </w:r>
      <w:r w:rsidRPr="00994054">
        <w:t>/</w:t>
      </w:r>
    </w:p>
    <w:p w14:paraId="0D70F2E2" w14:textId="77777777" w:rsidR="00F970D7" w:rsidRDefault="00994054" w:rsidP="00F970D7">
      <w:pPr>
        <w:pStyle w:val="ListParagraph"/>
        <w:numPr>
          <w:ilvl w:val="1"/>
          <w:numId w:val="23"/>
        </w:numPr>
        <w:jc w:val="both"/>
      </w:pPr>
      <w:r>
        <w:t xml:space="preserve">GET: </w:t>
      </w:r>
      <w:r w:rsidRPr="00994054">
        <w:t xml:space="preserve">Retrieves a paged list of </w:t>
      </w:r>
      <w:r>
        <w:t>products</w:t>
      </w:r>
      <w:r w:rsidRPr="00994054">
        <w:t xml:space="preserve"> from the registry.</w:t>
      </w:r>
    </w:p>
    <w:p w14:paraId="41228B9D" w14:textId="77777777" w:rsidR="00F970D7" w:rsidRDefault="00994054" w:rsidP="00F970D7">
      <w:pPr>
        <w:pStyle w:val="ListParagraph"/>
        <w:numPr>
          <w:ilvl w:val="1"/>
          <w:numId w:val="23"/>
        </w:numPr>
        <w:jc w:val="both"/>
      </w:pPr>
      <w:r>
        <w:t xml:space="preserve">POST: </w:t>
      </w:r>
      <w:r w:rsidRPr="00994054">
        <w:t xml:space="preserve">Publishes </w:t>
      </w:r>
      <w:r>
        <w:t>a product</w:t>
      </w:r>
      <w:r w:rsidRPr="00994054">
        <w:t xml:space="preserve"> to the registry.</w:t>
      </w:r>
    </w:p>
    <w:p w14:paraId="6552D2C3" w14:textId="77777777" w:rsidR="006571EC" w:rsidRDefault="006571EC" w:rsidP="006571EC">
      <w:pPr>
        <w:jc w:val="both"/>
      </w:pPr>
    </w:p>
    <w:p w14:paraId="356C5CAE" w14:textId="77777777" w:rsidR="00994054" w:rsidRDefault="00994054" w:rsidP="006571EC">
      <w:pPr>
        <w:jc w:val="both"/>
      </w:pPr>
      <w:r>
        <w:t>This interface acts on a specific product (lid stands for logical identifier):</w:t>
      </w:r>
    </w:p>
    <w:p w14:paraId="192C50E3" w14:textId="77777777" w:rsidR="00994054" w:rsidRDefault="00994054" w:rsidP="006571EC">
      <w:pPr>
        <w:jc w:val="both"/>
      </w:pPr>
    </w:p>
    <w:p w14:paraId="5427C77D" w14:textId="77777777" w:rsidR="00547272" w:rsidRDefault="00994054" w:rsidP="003F249E">
      <w:pPr>
        <w:pStyle w:val="ListParagraph"/>
        <w:jc w:val="both"/>
      </w:pPr>
      <w:r w:rsidRPr="00994054">
        <w:lastRenderedPageBreak/>
        <w:t>http://pds.nasa</w:t>
      </w:r>
      <w:r>
        <w:t>.gov/</w:t>
      </w:r>
      <w:r w:rsidR="002E7FA1">
        <w:t>registry-service</w:t>
      </w:r>
      <w:r>
        <w:t>/registry/</w:t>
      </w:r>
      <w:r w:rsidR="002E7FA1">
        <w:t>extrinsics</w:t>
      </w:r>
      <w:r w:rsidRPr="00994054">
        <w:t>/</w:t>
      </w:r>
      <w:r w:rsidR="002E7FA1">
        <w:t>logicals/</w:t>
      </w:r>
      <w:r w:rsidRPr="00994054">
        <w:t>{lid}/</w:t>
      </w:r>
    </w:p>
    <w:p w14:paraId="151CFB00" w14:textId="77777777" w:rsidR="00F970D7" w:rsidRDefault="00994054" w:rsidP="00F970D7">
      <w:pPr>
        <w:pStyle w:val="ListParagraph"/>
        <w:numPr>
          <w:ilvl w:val="1"/>
          <w:numId w:val="23"/>
        </w:numPr>
        <w:jc w:val="both"/>
      </w:pPr>
      <w:r>
        <w:t xml:space="preserve">GET: </w:t>
      </w:r>
      <w:r w:rsidRPr="00994054">
        <w:t xml:space="preserve">Retrieves </w:t>
      </w:r>
      <w:r>
        <w:t>the product</w:t>
      </w:r>
      <w:r w:rsidRPr="00994054">
        <w:t xml:space="preserve"> from the registry.</w:t>
      </w:r>
    </w:p>
    <w:p w14:paraId="13D5FAC1" w14:textId="77777777" w:rsidR="00F970D7" w:rsidRDefault="00994054" w:rsidP="00F970D7">
      <w:pPr>
        <w:pStyle w:val="ListParagraph"/>
        <w:numPr>
          <w:ilvl w:val="1"/>
          <w:numId w:val="23"/>
        </w:numPr>
        <w:jc w:val="both"/>
      </w:pPr>
      <w:r>
        <w:t xml:space="preserve">POST: </w:t>
      </w:r>
      <w:r w:rsidRPr="00994054">
        <w:t xml:space="preserve">Updates the </w:t>
      </w:r>
      <w:r>
        <w:t>product</w:t>
      </w:r>
      <w:r w:rsidRPr="00994054">
        <w:t xml:space="preserve"> in the registry.</w:t>
      </w:r>
    </w:p>
    <w:p w14:paraId="13018A18" w14:textId="77777777" w:rsidR="00F970D7" w:rsidRDefault="00994054" w:rsidP="00F970D7">
      <w:pPr>
        <w:pStyle w:val="ListParagraph"/>
        <w:numPr>
          <w:ilvl w:val="1"/>
          <w:numId w:val="23"/>
        </w:numPr>
        <w:jc w:val="both"/>
      </w:pPr>
      <w:r>
        <w:t>DELETE: Removes the product from the registry.</w:t>
      </w:r>
    </w:p>
    <w:p w14:paraId="3D1B753D" w14:textId="77777777" w:rsidR="00994054" w:rsidRDefault="00994054" w:rsidP="006571EC">
      <w:pPr>
        <w:jc w:val="both"/>
      </w:pPr>
    </w:p>
    <w:p w14:paraId="616D79AD" w14:textId="77777777" w:rsidR="00F970D7" w:rsidRDefault="006571EC" w:rsidP="00F970D7">
      <w:pPr>
        <w:pStyle w:val="Heading3"/>
      </w:pPr>
      <w:bookmarkStart w:id="407" w:name="_Toc239661953"/>
      <w:r>
        <w:t>Internal Interface Design</w:t>
      </w:r>
      <w:bookmarkEnd w:id="407"/>
    </w:p>
    <w:p w14:paraId="3FE1DDDB" w14:textId="77777777" w:rsidR="006571EC" w:rsidRDefault="006571EC" w:rsidP="006571EC">
      <w:pPr>
        <w:jc w:val="both"/>
      </w:pPr>
      <w:bookmarkStart w:id="408" w:name="_Toc1283696"/>
      <w:bookmarkStart w:id="409" w:name="_Toc1283785"/>
      <w:bookmarkStart w:id="410" w:name="_Toc1284826"/>
      <w:bookmarkStart w:id="411" w:name="_Toc1284963"/>
      <w:bookmarkStart w:id="412" w:name="_Toc1285045"/>
      <w:bookmarkStart w:id="413" w:name="_Toc1285127"/>
      <w:bookmarkStart w:id="414" w:name="_Toc1285229"/>
      <w:bookmarkStart w:id="415" w:name="_Toc1285319"/>
      <w:bookmarkStart w:id="416" w:name="_Toc1285792"/>
      <w:bookmarkStart w:id="417" w:name="_Toc1286341"/>
      <w:bookmarkStart w:id="418" w:name="_Toc1286659"/>
      <w:bookmarkStart w:id="419" w:name="_Toc1286855"/>
      <w:bookmarkStart w:id="420" w:name="_Toc1283703"/>
      <w:bookmarkStart w:id="421" w:name="_Toc1283792"/>
      <w:bookmarkStart w:id="422" w:name="_Toc1284833"/>
      <w:bookmarkStart w:id="423" w:name="_Toc1284970"/>
      <w:bookmarkStart w:id="424" w:name="_Toc1285052"/>
      <w:bookmarkStart w:id="425" w:name="_Toc1285134"/>
      <w:bookmarkStart w:id="426" w:name="_Toc1285236"/>
      <w:bookmarkStart w:id="427" w:name="_Toc1285326"/>
      <w:bookmarkStart w:id="428" w:name="_Toc1285799"/>
      <w:bookmarkStart w:id="429" w:name="_Toc1286348"/>
      <w:bookmarkStart w:id="430" w:name="_Toc1286666"/>
      <w:bookmarkStart w:id="431" w:name="_Toc1286862"/>
      <w:bookmarkStart w:id="432" w:name="_Toc1283704"/>
      <w:bookmarkStart w:id="433" w:name="_Toc1283793"/>
      <w:bookmarkStart w:id="434" w:name="_Toc1284834"/>
      <w:bookmarkStart w:id="435" w:name="_Toc1284971"/>
      <w:bookmarkStart w:id="436" w:name="_Toc1285053"/>
      <w:bookmarkStart w:id="437" w:name="_Toc1285135"/>
      <w:bookmarkStart w:id="438" w:name="_Toc1285237"/>
      <w:bookmarkStart w:id="439" w:name="_Toc1285327"/>
      <w:bookmarkStart w:id="440" w:name="_Toc1285800"/>
      <w:bookmarkStart w:id="441" w:name="_Toc1286349"/>
      <w:bookmarkStart w:id="442" w:name="_Toc1286667"/>
      <w:bookmarkStart w:id="443" w:name="_Toc1286863"/>
      <w:bookmarkStart w:id="444" w:name="_Toc1283705"/>
      <w:bookmarkStart w:id="445" w:name="_Toc1283794"/>
      <w:bookmarkStart w:id="446" w:name="_Toc1284835"/>
      <w:bookmarkStart w:id="447" w:name="_Toc1284972"/>
      <w:bookmarkStart w:id="448" w:name="_Toc1285054"/>
      <w:bookmarkStart w:id="449" w:name="_Toc1285136"/>
      <w:bookmarkStart w:id="450" w:name="_Toc1285238"/>
      <w:bookmarkStart w:id="451" w:name="_Toc1285328"/>
      <w:bookmarkStart w:id="452" w:name="_Toc1285801"/>
      <w:bookmarkStart w:id="453" w:name="_Toc1286350"/>
      <w:bookmarkStart w:id="454" w:name="_Toc1286668"/>
      <w:bookmarkStart w:id="455" w:name="_Toc1286864"/>
      <w:bookmarkStart w:id="456" w:name="_Toc1283706"/>
      <w:bookmarkStart w:id="457" w:name="_Toc1283795"/>
      <w:bookmarkStart w:id="458" w:name="_Toc1284836"/>
      <w:bookmarkStart w:id="459" w:name="_Toc1284973"/>
      <w:bookmarkStart w:id="460" w:name="_Toc1285055"/>
      <w:bookmarkStart w:id="461" w:name="_Toc1285137"/>
      <w:bookmarkStart w:id="462" w:name="_Toc1285239"/>
      <w:bookmarkStart w:id="463" w:name="_Toc1285329"/>
      <w:bookmarkStart w:id="464" w:name="_Toc1285802"/>
      <w:bookmarkStart w:id="465" w:name="_Toc1286351"/>
      <w:bookmarkStart w:id="466" w:name="_Toc1286669"/>
      <w:bookmarkStart w:id="467" w:name="_Toc1286865"/>
      <w:bookmarkStart w:id="468" w:name="_Toc1286671"/>
      <w:bookmarkStart w:id="469" w:name="_Toc128686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t xml:space="preserve">The </w:t>
      </w:r>
      <w:r w:rsidR="00BA02F1">
        <w:t xml:space="preserve">primary </w:t>
      </w:r>
      <w:r>
        <w:t>internal interface for the Registry service involve</w:t>
      </w:r>
      <w:r w:rsidR="00BA02F1">
        <w:t>s</w:t>
      </w:r>
      <w:r>
        <w:t xml:space="preserve"> communication with the underlying metadata store.</w:t>
      </w:r>
      <w:r w:rsidR="004A6EFA">
        <w:t xml:space="preserve"> </w:t>
      </w:r>
      <w:r w:rsidR="00BA02F1">
        <w:t>This interface</w:t>
      </w:r>
      <w:r w:rsidR="00F717F1">
        <w:t xml:space="preserve"> will follow </w:t>
      </w:r>
      <w:r w:rsidR="00BA02F1">
        <w:t>a generic design</w:t>
      </w:r>
      <w:r w:rsidR="00F717F1">
        <w:t xml:space="preserve"> with the intent of supporting multiple backend implementations for the </w:t>
      </w:r>
      <w:r w:rsidR="00BA02F1">
        <w:t>metadata store</w:t>
      </w:r>
      <w:r w:rsidR="00F717F1">
        <w:t xml:space="preserve">. </w:t>
      </w:r>
      <w:r w:rsidR="004E4CC5">
        <w:rPr>
          <w:kern w:val="28"/>
        </w:rPr>
        <w:t>The l</w:t>
      </w:r>
      <w:r w:rsidR="004E4CC5" w:rsidRPr="00B96B8E">
        <w:rPr>
          <w:kern w:val="28"/>
        </w:rPr>
        <w:t>ayered design for the backend implementation allows for technology refresh</w:t>
      </w:r>
      <w:r w:rsidR="004E4CC5">
        <w:rPr>
          <w:kern w:val="28"/>
        </w:rPr>
        <w:t xml:space="preserve"> and multiple deployment scenarios.</w:t>
      </w:r>
      <w:r w:rsidR="004E4CC5">
        <w:t xml:space="preserve"> </w:t>
      </w:r>
      <w:r w:rsidR="00F717F1">
        <w:t>The metadata store interface</w:t>
      </w:r>
      <w:r w:rsidR="00A30F14">
        <w:t xml:space="preserve"> will support the data model detailed in the following section of this document.</w:t>
      </w:r>
    </w:p>
    <w:p w14:paraId="5708E5A3" w14:textId="77777777" w:rsidR="006571EC" w:rsidRDefault="006571EC" w:rsidP="006571EC">
      <w:pPr>
        <w:jc w:val="both"/>
      </w:pPr>
    </w:p>
    <w:p w14:paraId="0B5E7835" w14:textId="77777777" w:rsidR="006571EC" w:rsidRDefault="006571EC" w:rsidP="006571EC">
      <w:pPr>
        <w:pStyle w:val="Heading2"/>
      </w:pPr>
      <w:bookmarkStart w:id="470" w:name="_Toc239661954"/>
      <w:bookmarkStart w:id="471" w:name="_Toc381431357"/>
      <w:bookmarkStart w:id="472" w:name="_Toc381431673"/>
      <w:bookmarkStart w:id="473" w:name="_Toc381431760"/>
      <w:bookmarkStart w:id="474" w:name="_Toc381431913"/>
      <w:bookmarkStart w:id="475" w:name="_Toc381442762"/>
      <w:bookmarkStart w:id="476" w:name="_Toc385230079"/>
      <w:bookmarkStart w:id="477" w:name="_Toc385230208"/>
      <w:bookmarkStart w:id="478" w:name="_Toc385307572"/>
      <w:bookmarkStart w:id="479" w:name="_Toc389445269"/>
      <w:bookmarkStart w:id="480" w:name="_Toc389449791"/>
      <w:r>
        <w:t>Data Model</w:t>
      </w:r>
      <w:bookmarkEnd w:id="470"/>
    </w:p>
    <w:p w14:paraId="42364280" w14:textId="77777777" w:rsidR="006571EC" w:rsidRDefault="006571EC" w:rsidP="006571EC">
      <w:pPr>
        <w:jc w:val="both"/>
      </w:pPr>
    </w:p>
    <w:p w14:paraId="36A1F9A6" w14:textId="77777777" w:rsidR="006571EC" w:rsidRDefault="006571EC" w:rsidP="006571EC">
      <w:pPr>
        <w:jc w:val="both"/>
      </w:pPr>
      <w:r>
        <w:t xml:space="preserve">The following diagram represents the CCSDS Registry </w:t>
      </w:r>
      <w:r w:rsidR="00975D01">
        <w:t xml:space="preserve">logical </w:t>
      </w:r>
      <w:r>
        <w:t xml:space="preserve">model </w:t>
      </w:r>
      <w:r w:rsidR="00975D01">
        <w:t xml:space="preserve">(key classes) </w:t>
      </w:r>
      <w:r>
        <w:t xml:space="preserve">and is the basis for implementing the underlying </w:t>
      </w:r>
      <w:r w:rsidR="00927C1A">
        <w:t>meta</w:t>
      </w:r>
      <w:r>
        <w:t>data store for this service:</w:t>
      </w:r>
    </w:p>
    <w:p w14:paraId="7EF32447" w14:textId="77777777" w:rsidR="006571EC" w:rsidRDefault="006571EC" w:rsidP="006571EC">
      <w:pPr>
        <w:jc w:val="both"/>
      </w:pPr>
    </w:p>
    <w:p w14:paraId="50C3A2DD" w14:textId="77777777" w:rsidR="006571EC" w:rsidRDefault="007C52E7" w:rsidP="006571EC">
      <w:pPr>
        <w:jc w:val="both"/>
      </w:pPr>
      <w:r>
        <w:rPr>
          <w:noProof/>
        </w:rPr>
        <w:drawing>
          <wp:inline distT="0" distB="0" distL="0" distR="0" wp14:anchorId="425A935F" wp14:editId="27D47569">
            <wp:extent cx="5486400" cy="3109595"/>
            <wp:effectExtent l="25400" t="0" r="0" b="0"/>
            <wp:docPr id="12" name="Picture 11" descr="RegistrySchemaBasic_100112_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ySchemaBasic_100112_scale.jpg"/>
                    <pic:cNvPicPr/>
                  </pic:nvPicPr>
                  <pic:blipFill>
                    <a:blip r:embed="rId22"/>
                    <a:stretch>
                      <a:fillRect/>
                    </a:stretch>
                  </pic:blipFill>
                  <pic:spPr>
                    <a:xfrm>
                      <a:off x="0" y="0"/>
                      <a:ext cx="5486400" cy="3109595"/>
                    </a:xfrm>
                    <a:prstGeom prst="rect">
                      <a:avLst/>
                    </a:prstGeom>
                  </pic:spPr>
                </pic:pic>
              </a:graphicData>
            </a:graphic>
          </wp:inline>
        </w:drawing>
      </w:r>
    </w:p>
    <w:p w14:paraId="7C4BE7DA" w14:textId="77777777" w:rsidR="006571EC" w:rsidRDefault="006571EC" w:rsidP="006571EC">
      <w:pPr>
        <w:jc w:val="center"/>
      </w:pPr>
      <w:r>
        <w:t xml:space="preserve">Figure </w:t>
      </w:r>
      <w:r w:rsidR="004E4CC5">
        <w:t>7</w:t>
      </w:r>
      <w:r>
        <w:t>: Registry Service Data Model</w:t>
      </w:r>
    </w:p>
    <w:p w14:paraId="070A81CC" w14:textId="77777777" w:rsidR="006571EC" w:rsidRDefault="006571EC" w:rsidP="006571EC">
      <w:pPr>
        <w:jc w:val="both"/>
      </w:pPr>
    </w:p>
    <w:p w14:paraId="39221C4B" w14:textId="77777777" w:rsidR="00725F81" w:rsidRDefault="00725F81" w:rsidP="006571EC">
      <w:pPr>
        <w:jc w:val="both"/>
      </w:pPr>
      <w:r>
        <w:t>The classes detailed in the diagram above and a couple of others that are important to the design of the Registry service are defined below:</w:t>
      </w:r>
    </w:p>
    <w:p w14:paraId="6CA43106" w14:textId="77777777" w:rsidR="00725F81" w:rsidRDefault="00725F81" w:rsidP="006571EC">
      <w:pPr>
        <w:jc w:val="both"/>
      </w:pPr>
    </w:p>
    <w:p w14:paraId="71F9B3D4" w14:textId="77777777" w:rsidR="00DC383C" w:rsidRDefault="0078484E">
      <w:pPr>
        <w:keepNext/>
        <w:ind w:left="720"/>
        <w:jc w:val="both"/>
        <w:rPr>
          <w:b/>
        </w:rPr>
      </w:pPr>
      <w:r>
        <w:rPr>
          <w:b/>
        </w:rPr>
        <w:lastRenderedPageBreak/>
        <w:t>Association</w:t>
      </w:r>
      <w:r w:rsidR="007B09AD">
        <w:rPr>
          <w:b/>
        </w:rPr>
        <w:t xml:space="preserve"> </w:t>
      </w:r>
      <w:r w:rsidR="006D1A90" w:rsidRPr="006D1A90">
        <w:t>(not pictured)</w:t>
      </w:r>
    </w:p>
    <w:p w14:paraId="1374C793" w14:textId="77777777" w:rsidR="00DC383C" w:rsidRDefault="007B09AD">
      <w:pPr>
        <w:keepNext/>
        <w:ind w:left="720"/>
        <w:jc w:val="both"/>
      </w:pPr>
      <w:r>
        <w:t>Specifies a relation</w:t>
      </w:r>
      <w:r w:rsidR="006F48AF">
        <w:t xml:space="preserve">ship between two </w:t>
      </w:r>
      <w:proofErr w:type="spellStart"/>
      <w:r w:rsidR="006F48AF">
        <w:t>RegistryObject</w:t>
      </w:r>
      <w:proofErr w:type="spellEnd"/>
      <w:r w:rsidR="006F48AF">
        <w:t xml:space="preserve"> instances. A PDS example of an association is that a data product is a member of a collection.</w:t>
      </w:r>
    </w:p>
    <w:p w14:paraId="02191A1D" w14:textId="77777777" w:rsidR="0078484E" w:rsidRDefault="0078484E" w:rsidP="00725F81">
      <w:pPr>
        <w:ind w:left="720"/>
        <w:jc w:val="both"/>
      </w:pPr>
    </w:p>
    <w:p w14:paraId="180B777F" w14:textId="77777777" w:rsidR="006F48AF" w:rsidRPr="006F48AF" w:rsidRDefault="006D1A90" w:rsidP="00725F81">
      <w:pPr>
        <w:ind w:left="720"/>
        <w:jc w:val="both"/>
      </w:pPr>
      <w:proofErr w:type="spellStart"/>
      <w:r w:rsidRPr="006D1A90">
        <w:rPr>
          <w:b/>
        </w:rPr>
        <w:t>AuditableEvent</w:t>
      </w:r>
      <w:proofErr w:type="spellEnd"/>
      <w:r w:rsidR="006F48AF">
        <w:rPr>
          <w:b/>
        </w:rPr>
        <w:t xml:space="preserve"> </w:t>
      </w:r>
      <w:r w:rsidR="006F48AF">
        <w:t>(not pictured)</w:t>
      </w:r>
    </w:p>
    <w:p w14:paraId="0AF3F605" w14:textId="77777777" w:rsidR="006F48AF" w:rsidRDefault="006F48AF" w:rsidP="00725F81">
      <w:pPr>
        <w:ind w:left="720"/>
        <w:jc w:val="both"/>
      </w:pPr>
      <w:r>
        <w:t xml:space="preserve">Instances of </w:t>
      </w:r>
      <w:proofErr w:type="spellStart"/>
      <w:r>
        <w:t>AuditableEvent</w:t>
      </w:r>
      <w:proofErr w:type="spellEnd"/>
      <w:r>
        <w:t xml:space="preserve"> record the actions taken against a </w:t>
      </w:r>
      <w:proofErr w:type="spellStart"/>
      <w:r>
        <w:t>RegistryObject</w:t>
      </w:r>
      <w:proofErr w:type="spellEnd"/>
      <w:r>
        <w:t xml:space="preserve"> instance. For example, approval or deprecation of a </w:t>
      </w:r>
      <w:proofErr w:type="spellStart"/>
      <w:r>
        <w:t>RegistryObject</w:t>
      </w:r>
      <w:proofErr w:type="spellEnd"/>
      <w:r>
        <w:t xml:space="preserve"> is an auditable event.</w:t>
      </w:r>
    </w:p>
    <w:p w14:paraId="4C31CEBF" w14:textId="77777777" w:rsidR="006F48AF" w:rsidRPr="0078484E" w:rsidRDefault="006F48AF" w:rsidP="00725F81">
      <w:pPr>
        <w:ind w:left="720"/>
        <w:jc w:val="both"/>
      </w:pPr>
    </w:p>
    <w:p w14:paraId="2DD54051" w14:textId="77777777" w:rsidR="00725F81" w:rsidRPr="00C63B1D" w:rsidRDefault="00725F81" w:rsidP="00725F81">
      <w:pPr>
        <w:ind w:left="720"/>
        <w:jc w:val="both"/>
        <w:rPr>
          <w:b/>
        </w:rPr>
      </w:pPr>
      <w:r>
        <w:rPr>
          <w:b/>
        </w:rPr>
        <w:t>Classification</w:t>
      </w:r>
    </w:p>
    <w:p w14:paraId="69112F7A" w14:textId="77777777" w:rsidR="00725F81" w:rsidRDefault="007B09AD" w:rsidP="00725F81">
      <w:pPr>
        <w:ind w:left="720"/>
        <w:jc w:val="both"/>
      </w:pPr>
      <w:r>
        <w:t xml:space="preserve">Specifies the classification of a </w:t>
      </w:r>
      <w:proofErr w:type="spellStart"/>
      <w:r>
        <w:t>RegistryObject</w:t>
      </w:r>
      <w:proofErr w:type="spellEnd"/>
      <w:r>
        <w:t xml:space="preserve"> utilizing the </w:t>
      </w:r>
      <w:proofErr w:type="spellStart"/>
      <w:r>
        <w:t>ClassificationScheme</w:t>
      </w:r>
      <w:proofErr w:type="spellEnd"/>
      <w:r>
        <w:t xml:space="preserve"> and </w:t>
      </w:r>
      <w:proofErr w:type="spellStart"/>
      <w:r>
        <w:t>ClassificationNode</w:t>
      </w:r>
      <w:proofErr w:type="spellEnd"/>
      <w:r>
        <w:t xml:space="preserve"> classes. Classifications </w:t>
      </w:r>
      <w:r w:rsidR="006F48AF">
        <w:t xml:space="preserve">utilized by the Registry service </w:t>
      </w:r>
      <w:r>
        <w:t>are defined in the PDS4 data model [7].</w:t>
      </w:r>
    </w:p>
    <w:p w14:paraId="5357432C" w14:textId="77777777" w:rsidR="00725F81" w:rsidRDefault="00725F81" w:rsidP="00725F81">
      <w:pPr>
        <w:ind w:left="720"/>
        <w:jc w:val="both"/>
      </w:pPr>
    </w:p>
    <w:p w14:paraId="55B8BF62" w14:textId="77777777" w:rsidR="006F48AF" w:rsidRPr="006F48AF" w:rsidRDefault="006D1A90" w:rsidP="00725F81">
      <w:pPr>
        <w:ind w:left="720"/>
        <w:jc w:val="both"/>
        <w:rPr>
          <w:b/>
        </w:rPr>
      </w:pPr>
      <w:proofErr w:type="spellStart"/>
      <w:r w:rsidRPr="006D1A90">
        <w:rPr>
          <w:b/>
        </w:rPr>
        <w:t>ExtrinsicObject</w:t>
      </w:r>
      <w:proofErr w:type="spellEnd"/>
    </w:p>
    <w:p w14:paraId="2B92E89F" w14:textId="77777777" w:rsidR="006F48AF" w:rsidRDefault="0045736A" w:rsidP="00725F81">
      <w:pPr>
        <w:ind w:left="720"/>
        <w:jc w:val="both"/>
      </w:pPr>
      <w:r>
        <w:t xml:space="preserve">This is the </w:t>
      </w:r>
      <w:r w:rsidR="00A01793">
        <w:t>placeholder</w:t>
      </w:r>
      <w:r>
        <w:t xml:space="preserve"> object for PDS products in the data model. All PDS products (e.g., data products, investigations, instruments, personnel, etc.) will be derived from the </w:t>
      </w:r>
      <w:proofErr w:type="spellStart"/>
      <w:r>
        <w:t>ExtrinsicObject</w:t>
      </w:r>
      <w:proofErr w:type="spellEnd"/>
      <w:r>
        <w:t xml:space="preserve"> class. The PDS products are defined in the PDS4 data model [7].</w:t>
      </w:r>
    </w:p>
    <w:p w14:paraId="3DF2E352" w14:textId="77777777" w:rsidR="006F48AF" w:rsidRDefault="006F48AF" w:rsidP="00725F81">
      <w:pPr>
        <w:ind w:left="720"/>
        <w:jc w:val="both"/>
      </w:pPr>
    </w:p>
    <w:p w14:paraId="2A07862D" w14:textId="77777777" w:rsidR="00725F81" w:rsidRPr="007B09AD" w:rsidRDefault="006D1A90" w:rsidP="00725F81">
      <w:pPr>
        <w:ind w:left="720"/>
        <w:jc w:val="both"/>
        <w:rPr>
          <w:b/>
        </w:rPr>
      </w:pPr>
      <w:r w:rsidRPr="006D1A90">
        <w:rPr>
          <w:b/>
        </w:rPr>
        <w:t>Federation</w:t>
      </w:r>
    </w:p>
    <w:p w14:paraId="7DB32776" w14:textId="77777777" w:rsidR="00725F81" w:rsidRDefault="006F48AF" w:rsidP="00725F81">
      <w:pPr>
        <w:ind w:left="720"/>
        <w:jc w:val="both"/>
      </w:pPr>
      <w:r>
        <w:t>An instance of the Registry service may belong to a federation of registries. There is likely to be one federation defined for the PDS Registry service instances.</w:t>
      </w:r>
    </w:p>
    <w:p w14:paraId="5CFDE622" w14:textId="77777777" w:rsidR="00725F81" w:rsidRDefault="00725F81" w:rsidP="00725F81">
      <w:pPr>
        <w:ind w:left="720"/>
        <w:jc w:val="both"/>
      </w:pPr>
    </w:p>
    <w:p w14:paraId="13728164" w14:textId="77777777" w:rsidR="00640E8F" w:rsidRPr="00640E8F" w:rsidRDefault="006D1A90" w:rsidP="00725F81">
      <w:pPr>
        <w:ind w:left="720"/>
        <w:jc w:val="both"/>
        <w:rPr>
          <w:b/>
        </w:rPr>
      </w:pPr>
      <w:r w:rsidRPr="006D1A90">
        <w:rPr>
          <w:b/>
        </w:rPr>
        <w:t>Identifiable</w:t>
      </w:r>
    </w:p>
    <w:p w14:paraId="2ADAA768" w14:textId="77777777" w:rsidR="00640E8F" w:rsidRDefault="005063D1" w:rsidP="00725F81">
      <w:pPr>
        <w:ind w:left="720"/>
        <w:jc w:val="both"/>
      </w:pPr>
      <w:r w:rsidRPr="005063D1">
        <w:t>This class provides the ability to identify objects by an id attribute</w:t>
      </w:r>
      <w:r>
        <w:t xml:space="preserve"> and is the parent class for all of the classes defined here.</w:t>
      </w:r>
    </w:p>
    <w:p w14:paraId="2154FE99" w14:textId="77777777" w:rsidR="00640E8F" w:rsidRDefault="00640E8F" w:rsidP="00725F81">
      <w:pPr>
        <w:ind w:left="720"/>
        <w:jc w:val="both"/>
      </w:pPr>
    </w:p>
    <w:p w14:paraId="54B807CD" w14:textId="77777777" w:rsidR="00640E8F" w:rsidRPr="00640E8F" w:rsidRDefault="006D1A90" w:rsidP="00725F81">
      <w:pPr>
        <w:ind w:left="720"/>
        <w:jc w:val="both"/>
        <w:rPr>
          <w:b/>
        </w:rPr>
      </w:pPr>
      <w:r w:rsidRPr="006D1A90">
        <w:rPr>
          <w:b/>
        </w:rPr>
        <w:t>Registry</w:t>
      </w:r>
    </w:p>
    <w:p w14:paraId="3310239B" w14:textId="77777777" w:rsidR="00640E8F" w:rsidRDefault="00640E8F" w:rsidP="00725F81">
      <w:pPr>
        <w:ind w:left="720"/>
        <w:jc w:val="both"/>
      </w:pPr>
      <w:r>
        <w:t>Represents an</w:t>
      </w:r>
      <w:r w:rsidR="001710D5">
        <w:t xml:space="preserve"> instance of a Registry service within the PDS.</w:t>
      </w:r>
      <w:r w:rsidR="00543712">
        <w:t xml:space="preserve"> </w:t>
      </w:r>
    </w:p>
    <w:p w14:paraId="0D32CCE0" w14:textId="77777777" w:rsidR="00640E8F" w:rsidRDefault="00640E8F" w:rsidP="00725F81">
      <w:pPr>
        <w:ind w:left="720"/>
        <w:jc w:val="both"/>
      </w:pPr>
    </w:p>
    <w:p w14:paraId="70EA5F80" w14:textId="77777777" w:rsidR="00640E8F" w:rsidRPr="00640E8F" w:rsidRDefault="006D1A90" w:rsidP="00725F81">
      <w:pPr>
        <w:ind w:left="720"/>
        <w:jc w:val="both"/>
        <w:rPr>
          <w:b/>
        </w:rPr>
      </w:pPr>
      <w:proofErr w:type="spellStart"/>
      <w:r w:rsidRPr="006D1A90">
        <w:rPr>
          <w:b/>
        </w:rPr>
        <w:t>RegistryObject</w:t>
      </w:r>
      <w:proofErr w:type="spellEnd"/>
    </w:p>
    <w:p w14:paraId="6A5E9F31" w14:textId="77777777" w:rsidR="00DC383C" w:rsidRDefault="001710D5">
      <w:pPr>
        <w:ind w:left="720"/>
        <w:jc w:val="both"/>
      </w:pPr>
      <w:r>
        <w:t xml:space="preserve">The </w:t>
      </w:r>
      <w:proofErr w:type="spellStart"/>
      <w:r>
        <w:t>RegistryObject</w:t>
      </w:r>
      <w:proofErr w:type="spellEnd"/>
      <w:r>
        <w:t xml:space="preserve"> class extends the Identifiable class and serves as a common super class for most classes in the data model. The term “artifact”, used throughout this document, is equivalent to an instance of the </w:t>
      </w:r>
      <w:proofErr w:type="spellStart"/>
      <w:r>
        <w:t>RegistryObject</w:t>
      </w:r>
      <w:proofErr w:type="spellEnd"/>
      <w:r>
        <w:t xml:space="preserve"> class.</w:t>
      </w:r>
    </w:p>
    <w:p w14:paraId="4B0E1801" w14:textId="77777777" w:rsidR="00640E8F" w:rsidRDefault="00640E8F" w:rsidP="00725F81">
      <w:pPr>
        <w:ind w:left="720"/>
        <w:jc w:val="both"/>
      </w:pPr>
    </w:p>
    <w:p w14:paraId="76BBCC35" w14:textId="77777777" w:rsidR="00640E8F" w:rsidRPr="00640E8F" w:rsidRDefault="006D1A90" w:rsidP="00725F81">
      <w:pPr>
        <w:ind w:left="720"/>
        <w:jc w:val="both"/>
        <w:rPr>
          <w:b/>
        </w:rPr>
      </w:pPr>
      <w:r w:rsidRPr="006D1A90">
        <w:rPr>
          <w:b/>
        </w:rPr>
        <w:t>Service</w:t>
      </w:r>
    </w:p>
    <w:p w14:paraId="1D95F209" w14:textId="77777777" w:rsidR="00640E8F" w:rsidRDefault="005063D1" w:rsidP="00725F81">
      <w:pPr>
        <w:ind w:left="720"/>
        <w:jc w:val="both"/>
      </w:pPr>
      <w:r>
        <w:t xml:space="preserve">This class captures descriptions of services utilizing the </w:t>
      </w:r>
      <w:proofErr w:type="spellStart"/>
      <w:r>
        <w:t>ServiceBinding</w:t>
      </w:r>
      <w:proofErr w:type="spellEnd"/>
      <w:r>
        <w:t xml:space="preserve"> class.</w:t>
      </w:r>
    </w:p>
    <w:p w14:paraId="1C730296" w14:textId="77777777" w:rsidR="00640E8F" w:rsidRDefault="00640E8F" w:rsidP="00725F81">
      <w:pPr>
        <w:ind w:left="720"/>
        <w:jc w:val="both"/>
      </w:pPr>
    </w:p>
    <w:p w14:paraId="0336FAA1" w14:textId="77777777" w:rsidR="00DC383C" w:rsidRDefault="006D1A90">
      <w:pPr>
        <w:keepNext/>
        <w:ind w:left="720"/>
        <w:jc w:val="both"/>
        <w:rPr>
          <w:b/>
        </w:rPr>
      </w:pPr>
      <w:r w:rsidRPr="006D1A90">
        <w:rPr>
          <w:b/>
        </w:rPr>
        <w:lastRenderedPageBreak/>
        <w:t>Slot</w:t>
      </w:r>
    </w:p>
    <w:p w14:paraId="6F39A690" w14:textId="77777777" w:rsidR="00DC383C" w:rsidRDefault="00640E8F">
      <w:pPr>
        <w:keepNext/>
        <w:ind w:left="720"/>
        <w:jc w:val="both"/>
      </w:pPr>
      <w:r>
        <w:t>The Slot class provides a dynamic way to</w:t>
      </w:r>
      <w:r w:rsidRPr="00640E8F">
        <w:t xml:space="preserve"> add arbitrary attributes to </w:t>
      </w:r>
      <w:proofErr w:type="spellStart"/>
      <w:r w:rsidRPr="00640E8F">
        <w:t>RegistryObject</w:t>
      </w:r>
      <w:proofErr w:type="spellEnd"/>
      <w:r w:rsidRPr="00640E8F">
        <w:t xml:space="preserve"> instances</w:t>
      </w:r>
      <w:r>
        <w:t>.</w:t>
      </w:r>
      <w:r w:rsidR="005063D1">
        <w:t xml:space="preserve"> For example, this is where the PDS will capture the 10 plus or minus 2 keywords to be utilized in global search scenarios.</w:t>
      </w:r>
    </w:p>
    <w:p w14:paraId="11B7C560" w14:textId="77777777" w:rsidR="00725F81" w:rsidRDefault="00725F81" w:rsidP="006571EC">
      <w:pPr>
        <w:jc w:val="both"/>
      </w:pPr>
    </w:p>
    <w:p w14:paraId="521B9D03" w14:textId="77777777" w:rsidR="006571EC" w:rsidRDefault="006571EC" w:rsidP="006571EC">
      <w:pPr>
        <w:jc w:val="both"/>
      </w:pPr>
    </w:p>
    <w:p w14:paraId="08634B38" w14:textId="77777777" w:rsidR="006571EC" w:rsidRDefault="006571EC">
      <w:pPr>
        <w:pStyle w:val="Heading1"/>
      </w:pPr>
      <w:r>
        <w:rPr>
          <w:b w:val="0"/>
          <w:caps w:val="0"/>
          <w:sz w:val="24"/>
        </w:rPr>
        <w:br w:type="page"/>
      </w:r>
      <w:bookmarkStart w:id="481" w:name="_Toc239661955"/>
      <w:r>
        <w:lastRenderedPageBreak/>
        <w:t>ANALYSIS</w:t>
      </w:r>
      <w:bookmarkEnd w:id="481"/>
    </w:p>
    <w:p w14:paraId="64494FA0" w14:textId="77777777" w:rsidR="006571EC" w:rsidRDefault="006571EC" w:rsidP="006571EC">
      <w:pPr>
        <w:jc w:val="both"/>
      </w:pPr>
    </w:p>
    <w:p w14:paraId="6B809460" w14:textId="77777777" w:rsidR="006571EC" w:rsidRDefault="006571EC" w:rsidP="006571EC">
      <w:pPr>
        <w:jc w:val="both"/>
      </w:pPr>
      <w:r>
        <w:t xml:space="preserve">The early efforts for the Registry service looked into </w:t>
      </w:r>
      <w:r w:rsidR="005C5683">
        <w:t>the use of registries in existing science data systems (PDS, SPASE, IVOA, ECHO, etc.) and other entities (OGC, OASIS). The Registry Services document [</w:t>
      </w:r>
      <w:r w:rsidR="004F34AF">
        <w:t>10</w:t>
      </w:r>
      <w:r w:rsidR="005C5683">
        <w:t>], initially authored by Mike Martin and contributed to by the Distributed Infrastructure Design Team, captures the details of that survey. T</w:t>
      </w:r>
      <w:r>
        <w:t xml:space="preserve">wo prevailing registry standards </w:t>
      </w:r>
      <w:r w:rsidR="005C5683">
        <w:t>were identified in that survey</w:t>
      </w:r>
      <w:r>
        <w:t>:</w:t>
      </w:r>
    </w:p>
    <w:p w14:paraId="3EC90C41" w14:textId="77777777" w:rsidR="006571EC" w:rsidRDefault="006571EC" w:rsidP="006571EC">
      <w:pPr>
        <w:jc w:val="both"/>
      </w:pPr>
    </w:p>
    <w:p w14:paraId="41E7EA50" w14:textId="77777777" w:rsidR="006571EC" w:rsidRPr="003171B5" w:rsidRDefault="006571EC" w:rsidP="006571EC">
      <w:pPr>
        <w:ind w:left="720"/>
        <w:jc w:val="both"/>
        <w:rPr>
          <w:b/>
        </w:rPr>
      </w:pPr>
      <w:r w:rsidRPr="003171B5">
        <w:rPr>
          <w:b/>
        </w:rPr>
        <w:t>UDDI (Universal Description Discovery &amp; Integration)</w:t>
      </w:r>
    </w:p>
    <w:p w14:paraId="7914CA96" w14:textId="77777777" w:rsidR="006571EC" w:rsidRDefault="006571EC" w:rsidP="006571EC">
      <w:pPr>
        <w:ind w:left="720"/>
        <w:jc w:val="both"/>
      </w:pPr>
      <w:r>
        <w:t>UDDI is o</w:t>
      </w:r>
      <w:r w:rsidRPr="003B38C5">
        <w:t>ne of the standards from the WS-*(Web Services) stack of standards</w:t>
      </w:r>
      <w:r>
        <w:t xml:space="preserve"> (e.g., SOAP, WSDL, etc.)</w:t>
      </w:r>
      <w:r w:rsidRPr="003B38C5">
        <w:t>.</w:t>
      </w:r>
      <w:r>
        <w:t xml:space="preserve"> It p</w:t>
      </w:r>
      <w:r w:rsidRPr="003B38C5">
        <w:t>romotes a service registry or “yellow pages” of available services.</w:t>
      </w:r>
    </w:p>
    <w:p w14:paraId="2DACE04B" w14:textId="77777777" w:rsidR="006571EC" w:rsidRDefault="006571EC" w:rsidP="006571EC">
      <w:pPr>
        <w:ind w:left="720"/>
        <w:jc w:val="both"/>
      </w:pPr>
    </w:p>
    <w:p w14:paraId="5C256434" w14:textId="77777777" w:rsidR="006571EC" w:rsidRDefault="006571EC" w:rsidP="006571EC">
      <w:pPr>
        <w:ind w:left="720"/>
        <w:jc w:val="both"/>
      </w:pPr>
      <w:r w:rsidRPr="003171B5">
        <w:rPr>
          <w:b/>
        </w:rPr>
        <w:t xml:space="preserve">ebXML (Electronic Business using </w:t>
      </w:r>
      <w:proofErr w:type="spellStart"/>
      <w:r w:rsidRPr="003171B5">
        <w:rPr>
          <w:b/>
        </w:rPr>
        <w:t>eXtensible</w:t>
      </w:r>
      <w:proofErr w:type="spellEnd"/>
      <w:r w:rsidRPr="003171B5">
        <w:rPr>
          <w:b/>
        </w:rPr>
        <w:t xml:space="preserve"> Markup Language)</w:t>
      </w:r>
    </w:p>
    <w:p w14:paraId="2181F942" w14:textId="77777777" w:rsidR="006571EC" w:rsidRDefault="006571EC" w:rsidP="006571EC">
      <w:pPr>
        <w:ind w:left="720"/>
        <w:jc w:val="both"/>
      </w:pPr>
      <w:r>
        <w:t>The ebXML standard is a</w:t>
      </w:r>
      <w:r w:rsidRPr="003B38C5">
        <w:t xml:space="preserve"> modular suite of specifications enabling business of the Internet.</w:t>
      </w:r>
      <w:r>
        <w:t xml:space="preserve"> It p</w:t>
      </w:r>
      <w:r w:rsidRPr="003B38C5">
        <w:t>romotes a regist</w:t>
      </w:r>
      <w:r>
        <w:t>ry as an information repository and s</w:t>
      </w:r>
      <w:r w:rsidRPr="003B38C5">
        <w:t xml:space="preserve">upports registration of different objects based on </w:t>
      </w:r>
      <w:r>
        <w:t>a Registry Information Model (</w:t>
      </w:r>
      <w:proofErr w:type="spellStart"/>
      <w:r w:rsidRPr="003B38C5">
        <w:t>ebRIM</w:t>
      </w:r>
      <w:proofErr w:type="spellEnd"/>
      <w:r>
        <w:t>)</w:t>
      </w:r>
      <w:r w:rsidRPr="003B38C5">
        <w:t xml:space="preserve"> profile per object type.</w:t>
      </w:r>
    </w:p>
    <w:p w14:paraId="12440EB4" w14:textId="77777777" w:rsidR="006571EC" w:rsidRDefault="006571EC" w:rsidP="006571EC">
      <w:pPr>
        <w:jc w:val="both"/>
      </w:pPr>
    </w:p>
    <w:p w14:paraId="57F4CBEE" w14:textId="77777777" w:rsidR="00F80AE2" w:rsidRDefault="006571EC" w:rsidP="006571EC">
      <w:pPr>
        <w:jc w:val="both"/>
      </w:pPr>
      <w:r w:rsidRPr="003B38C5">
        <w:t>Although they both facilitate a SOA, the ebXML standard better facilitates the federated registry concept.</w:t>
      </w:r>
      <w:r>
        <w:t xml:space="preserve"> </w:t>
      </w:r>
      <w:r w:rsidR="00F80AE2">
        <w:t>The following benefits of ebXML include:</w:t>
      </w:r>
    </w:p>
    <w:p w14:paraId="654060AB" w14:textId="77777777" w:rsidR="00F80AE2" w:rsidRDefault="00F80AE2" w:rsidP="006571EC">
      <w:pPr>
        <w:jc w:val="both"/>
      </w:pPr>
    </w:p>
    <w:p w14:paraId="71C97FF2" w14:textId="77777777" w:rsidR="00F80AE2" w:rsidRDefault="00F80AE2" w:rsidP="00F80AE2">
      <w:pPr>
        <w:pStyle w:val="ListParagraph"/>
        <w:numPr>
          <w:ilvl w:val="0"/>
          <w:numId w:val="23"/>
        </w:numPr>
        <w:jc w:val="both"/>
      </w:pPr>
      <w:r>
        <w:t>Provides a standard way to manage information assets</w:t>
      </w:r>
    </w:p>
    <w:p w14:paraId="5A3E6278" w14:textId="77777777" w:rsidR="00F80AE2" w:rsidRDefault="00F80AE2" w:rsidP="00F80AE2">
      <w:pPr>
        <w:pStyle w:val="ListParagraph"/>
        <w:numPr>
          <w:ilvl w:val="0"/>
          <w:numId w:val="23"/>
        </w:numPr>
        <w:jc w:val="both"/>
      </w:pPr>
      <w:r>
        <w:t>Manages user-defined organization of and relationships among content and metadata</w:t>
      </w:r>
    </w:p>
    <w:p w14:paraId="265483AA" w14:textId="77777777" w:rsidR="00F80AE2" w:rsidRDefault="00F80AE2" w:rsidP="00F80AE2">
      <w:pPr>
        <w:pStyle w:val="ListParagraph"/>
        <w:numPr>
          <w:ilvl w:val="0"/>
          <w:numId w:val="23"/>
        </w:numPr>
        <w:jc w:val="both"/>
      </w:pPr>
      <w:r>
        <w:t>Enforces user-defined standards for content</w:t>
      </w:r>
    </w:p>
    <w:p w14:paraId="134BE415" w14:textId="77777777" w:rsidR="00F80AE2" w:rsidRDefault="00F80AE2" w:rsidP="00F80AE2">
      <w:pPr>
        <w:pStyle w:val="ListParagraph"/>
        <w:numPr>
          <w:ilvl w:val="0"/>
          <w:numId w:val="23"/>
        </w:numPr>
        <w:jc w:val="both"/>
      </w:pPr>
      <w:r>
        <w:t>Includes capabilities for managing and governance of information asset lifecycles</w:t>
      </w:r>
    </w:p>
    <w:p w14:paraId="6179AC81" w14:textId="77777777" w:rsidR="00F80AE2" w:rsidRDefault="00F80AE2" w:rsidP="00F80AE2">
      <w:pPr>
        <w:pStyle w:val="ListParagraph"/>
        <w:numPr>
          <w:ilvl w:val="0"/>
          <w:numId w:val="23"/>
        </w:numPr>
        <w:jc w:val="both"/>
      </w:pPr>
      <w:r>
        <w:t>Provides flexible mechanisms for content delivery</w:t>
      </w:r>
    </w:p>
    <w:p w14:paraId="13DBB785" w14:textId="77777777" w:rsidR="00F80AE2" w:rsidRDefault="00F80AE2" w:rsidP="00F80AE2">
      <w:pPr>
        <w:pStyle w:val="ListParagraph"/>
        <w:numPr>
          <w:ilvl w:val="0"/>
          <w:numId w:val="23"/>
        </w:numPr>
        <w:jc w:val="both"/>
      </w:pPr>
      <w:r>
        <w:t>Manages secure access to information assets</w:t>
      </w:r>
    </w:p>
    <w:p w14:paraId="6F1C16F2" w14:textId="77777777" w:rsidR="00F80AE2" w:rsidRDefault="00F80AE2" w:rsidP="00F80AE2">
      <w:pPr>
        <w:pStyle w:val="ListParagraph"/>
        <w:numPr>
          <w:ilvl w:val="0"/>
          <w:numId w:val="23"/>
        </w:numPr>
        <w:jc w:val="both"/>
      </w:pPr>
      <w:r>
        <w:t>Facilitates event-based delivery of information to appropriate personnel or systems</w:t>
      </w:r>
    </w:p>
    <w:p w14:paraId="23A93382" w14:textId="77777777" w:rsidR="00DC383C" w:rsidRDefault="00F80AE2">
      <w:pPr>
        <w:pStyle w:val="ListParagraph"/>
        <w:numPr>
          <w:ilvl w:val="0"/>
          <w:numId w:val="23"/>
        </w:numPr>
        <w:jc w:val="both"/>
      </w:pPr>
      <w:r>
        <w:t>Enables integration of information assets across organizational boundaries</w:t>
      </w:r>
    </w:p>
    <w:p w14:paraId="2D29C3CA" w14:textId="77777777" w:rsidR="00F80AE2" w:rsidRDefault="00F80AE2" w:rsidP="006571EC">
      <w:pPr>
        <w:jc w:val="both"/>
      </w:pPr>
    </w:p>
    <w:p w14:paraId="3648F3C0" w14:textId="77777777" w:rsidR="006571EC" w:rsidRDefault="00D42ABD" w:rsidP="006571EC">
      <w:pPr>
        <w:jc w:val="both"/>
      </w:pPr>
      <w:r>
        <w:t>With</w:t>
      </w:r>
      <w:r w:rsidR="006571EC">
        <w:t xml:space="preserve"> that </w:t>
      </w:r>
      <w:r w:rsidR="000A05EF">
        <w:t>conclusion</w:t>
      </w:r>
      <w:r w:rsidR="006571EC">
        <w:t xml:space="preserve">, the development team evaluated two </w:t>
      </w:r>
      <w:r w:rsidR="000A05EF">
        <w:t xml:space="preserve">ebXML-based </w:t>
      </w:r>
      <w:r w:rsidR="006571EC">
        <w:t>software packages:</w:t>
      </w:r>
    </w:p>
    <w:p w14:paraId="27BBDEA6" w14:textId="77777777" w:rsidR="006571EC" w:rsidRDefault="006571EC" w:rsidP="006571EC">
      <w:pPr>
        <w:jc w:val="both"/>
      </w:pPr>
    </w:p>
    <w:p w14:paraId="6D594E3C" w14:textId="77777777" w:rsidR="006571EC" w:rsidRPr="00A02534" w:rsidRDefault="006571EC" w:rsidP="006571EC">
      <w:pPr>
        <w:ind w:left="720"/>
        <w:jc w:val="both"/>
        <w:rPr>
          <w:b/>
        </w:rPr>
      </w:pPr>
      <w:proofErr w:type="spellStart"/>
      <w:r w:rsidRPr="00A02534">
        <w:rPr>
          <w:b/>
        </w:rPr>
        <w:t>freebXML</w:t>
      </w:r>
      <w:proofErr w:type="spellEnd"/>
    </w:p>
    <w:p w14:paraId="161B3C06" w14:textId="77777777" w:rsidR="006571EC" w:rsidRDefault="006571EC" w:rsidP="006571EC">
      <w:pPr>
        <w:ind w:left="720"/>
        <w:jc w:val="both"/>
      </w:pPr>
      <w:r>
        <w:t xml:space="preserve">The </w:t>
      </w:r>
      <w:proofErr w:type="spellStart"/>
      <w:r>
        <w:t>freebXML</w:t>
      </w:r>
      <w:proofErr w:type="spellEnd"/>
      <w:r>
        <w:t xml:space="preserve"> package is open source and available as a free download. The team successfully installed the package after a few failed attempts. The package did support product registration but would require additional development to meet the rest of the PDS requirements. In addition, support for the package was not active and would require the PDS to </w:t>
      </w:r>
      <w:r>
        <w:lastRenderedPageBreak/>
        <w:t xml:space="preserve">essentially continue to develop and maintain the package. Another drawback was that the package conformed to </w:t>
      </w:r>
      <w:r w:rsidR="000A05EF">
        <w:t xml:space="preserve">version 2 of the standard. The current version is </w:t>
      </w:r>
      <w:r>
        <w:t>an older version.</w:t>
      </w:r>
    </w:p>
    <w:p w14:paraId="2DDA7F22" w14:textId="77777777" w:rsidR="006571EC" w:rsidRDefault="006571EC" w:rsidP="006571EC">
      <w:pPr>
        <w:ind w:left="720"/>
        <w:jc w:val="both"/>
      </w:pPr>
    </w:p>
    <w:p w14:paraId="324C03BC" w14:textId="77777777" w:rsidR="006571EC" w:rsidRPr="00A02534" w:rsidRDefault="006571EC" w:rsidP="006571EC">
      <w:pPr>
        <w:ind w:left="720"/>
        <w:jc w:val="both"/>
        <w:rPr>
          <w:b/>
        </w:rPr>
      </w:pPr>
      <w:proofErr w:type="spellStart"/>
      <w:r w:rsidRPr="00A02534">
        <w:rPr>
          <w:b/>
        </w:rPr>
        <w:t>WellGEO</w:t>
      </w:r>
      <w:proofErr w:type="spellEnd"/>
      <w:r w:rsidRPr="00A02534">
        <w:rPr>
          <w:b/>
        </w:rPr>
        <w:t xml:space="preserve"> </w:t>
      </w:r>
      <w:proofErr w:type="spellStart"/>
      <w:r w:rsidRPr="00A02534">
        <w:rPr>
          <w:b/>
        </w:rPr>
        <w:t>RegRep</w:t>
      </w:r>
      <w:proofErr w:type="spellEnd"/>
      <w:r w:rsidRPr="00A02534">
        <w:rPr>
          <w:b/>
        </w:rPr>
        <w:t xml:space="preserve"> from Wellfleet Software Corporation</w:t>
      </w:r>
    </w:p>
    <w:p w14:paraId="2938089B" w14:textId="77777777" w:rsidR="006571EC" w:rsidRDefault="006571EC" w:rsidP="006571EC">
      <w:pPr>
        <w:ind w:left="720"/>
        <w:jc w:val="both"/>
      </w:pPr>
      <w:r>
        <w:t xml:space="preserve">This is a Commercial Off-The-Shelf (COTS) package developed and distributed by the main author of </w:t>
      </w:r>
      <w:proofErr w:type="spellStart"/>
      <w:r>
        <w:t>freebXML</w:t>
      </w:r>
      <w:proofErr w:type="spellEnd"/>
      <w:r>
        <w:t>. The team worked with the author to setup a prototype installation of the software that did perform to expectations. The first caveat with the prototype was that it required quite a bit of custom coding and apparent patches to the package to meet our requirements. The impression from this was that the software was not very mature. The second caveat was that the estimated cost of nearly a million dollars for the first year with maintenance in the following years exceeded PDS budget constraints.</w:t>
      </w:r>
    </w:p>
    <w:p w14:paraId="65AEFCD2" w14:textId="77777777" w:rsidR="006571EC" w:rsidRDefault="006571EC" w:rsidP="006571EC">
      <w:pPr>
        <w:jc w:val="both"/>
      </w:pPr>
    </w:p>
    <w:p w14:paraId="0525EE51" w14:textId="77777777" w:rsidR="006571EC" w:rsidRDefault="006571EC" w:rsidP="006571EC">
      <w:pPr>
        <w:jc w:val="both"/>
      </w:pPr>
      <w:r>
        <w:t xml:space="preserve">After these two evaluations, the team decided to take a close look at the CCSDS </w:t>
      </w:r>
      <w:r w:rsidR="000A05EF">
        <w:t xml:space="preserve">reference model </w:t>
      </w:r>
      <w:r>
        <w:t>[6] and implement a conformant Registry service that supports the PDS requirements.</w:t>
      </w:r>
      <w:r w:rsidR="000A05EF">
        <w:t xml:space="preserve"> Although the reference model is a work in progress, PDS is contributing to the effort by developing a reference implementation.</w:t>
      </w:r>
    </w:p>
    <w:p w14:paraId="1B344DBA" w14:textId="77777777" w:rsidR="004C6458" w:rsidRDefault="004C6458" w:rsidP="006571EC">
      <w:pPr>
        <w:jc w:val="both"/>
      </w:pPr>
    </w:p>
    <w:p w14:paraId="4096AA2B" w14:textId="77777777" w:rsidR="005C5683" w:rsidRDefault="005C5683" w:rsidP="006571EC">
      <w:pPr>
        <w:jc w:val="both"/>
      </w:pPr>
    </w:p>
    <w:p w14:paraId="6F0B060A" w14:textId="77777777" w:rsidR="006571EC" w:rsidRDefault="006571EC">
      <w:pPr>
        <w:pStyle w:val="Heading1"/>
      </w:pPr>
      <w:r>
        <w:rPr>
          <w:b w:val="0"/>
          <w:caps w:val="0"/>
          <w:sz w:val="24"/>
        </w:rPr>
        <w:br w:type="page"/>
      </w:r>
      <w:bookmarkStart w:id="482" w:name="_Toc239661956"/>
      <w:r>
        <w:lastRenderedPageBreak/>
        <w:t>IMPLEMENTATION</w:t>
      </w:r>
      <w:bookmarkEnd w:id="482"/>
      <w:r>
        <w:t xml:space="preserve"> </w:t>
      </w:r>
    </w:p>
    <w:p w14:paraId="14F3A658" w14:textId="77777777" w:rsidR="006571EC" w:rsidRDefault="006571EC" w:rsidP="006571EC">
      <w:pPr>
        <w:jc w:val="both"/>
      </w:pPr>
    </w:p>
    <w:p w14:paraId="6241496B" w14:textId="77777777" w:rsidR="006571EC" w:rsidRDefault="006571EC" w:rsidP="006571EC">
      <w:pPr>
        <w:jc w:val="both"/>
      </w:pPr>
      <w:r>
        <w:t xml:space="preserve">The </w:t>
      </w:r>
      <w:del w:id="483" w:author="Sean Hardman" w:date="2013-09-01T13:31:00Z">
        <w:r w:rsidDel="003F249E">
          <w:delText>PDS 2010</w:delText>
        </w:r>
      </w:del>
      <w:ins w:id="484" w:author="Sean Hardman" w:date="2013-09-01T13:31:00Z">
        <w:r w:rsidR="003F249E">
          <w:t>PDS4</w:t>
        </w:r>
      </w:ins>
      <w:r>
        <w:t xml:space="preserve"> system is a phased implementation with increasing capabilities delivered in three planned builds. The builds are as follows:</w:t>
      </w:r>
    </w:p>
    <w:p w14:paraId="7DAA8AB3" w14:textId="77777777" w:rsidR="006571EC" w:rsidRDefault="006571EC" w:rsidP="006571EC">
      <w:pPr>
        <w:jc w:val="both"/>
      </w:pPr>
    </w:p>
    <w:p w14:paraId="1297E666" w14:textId="77777777" w:rsidR="006571EC" w:rsidRDefault="006571EC" w:rsidP="006571EC">
      <w:pPr>
        <w:numPr>
          <w:ilvl w:val="0"/>
          <w:numId w:val="15"/>
        </w:numPr>
        <w:jc w:val="both"/>
      </w:pPr>
      <w:r w:rsidRPr="004C7278">
        <w:rPr>
          <w:b/>
        </w:rPr>
        <w:t>Build 1</w:t>
      </w:r>
      <w:r>
        <w:t xml:space="preserve"> – This build consists of the Ingestion subsystem including the Security, Harvest, Registry (Inventory, Dictionary, Document, Service) and Report components along with the Data Provider tool suite.</w:t>
      </w:r>
    </w:p>
    <w:p w14:paraId="686E83C9" w14:textId="77777777" w:rsidR="006571EC" w:rsidRDefault="006571EC" w:rsidP="006571EC">
      <w:pPr>
        <w:numPr>
          <w:ilvl w:val="0"/>
          <w:numId w:val="15"/>
        </w:numPr>
        <w:jc w:val="both"/>
      </w:pPr>
      <w:r w:rsidRPr="004C7278">
        <w:rPr>
          <w:b/>
        </w:rPr>
        <w:t>Build 2</w:t>
      </w:r>
      <w:r>
        <w:t xml:space="preserve"> – This build consists of the Distribution subsystem including the Search and Monitor components along with a revised web site and general portal applications.</w:t>
      </w:r>
    </w:p>
    <w:p w14:paraId="72C2A0B7" w14:textId="77777777" w:rsidR="006571EC" w:rsidRDefault="006571EC" w:rsidP="006571EC">
      <w:pPr>
        <w:numPr>
          <w:ilvl w:val="0"/>
          <w:numId w:val="15"/>
        </w:numPr>
        <w:jc w:val="both"/>
      </w:pPr>
      <w:r w:rsidRPr="004C7278">
        <w:rPr>
          <w:b/>
        </w:rPr>
        <w:t>Build 3</w:t>
      </w:r>
      <w:r>
        <w:t xml:space="preserve"> – This build consists of enhanced user capabilities include the Order and Subscription components along with integration of Discipline Node applications and science services.</w:t>
      </w:r>
    </w:p>
    <w:p w14:paraId="2F9C7F7F" w14:textId="77777777" w:rsidR="006571EC" w:rsidRDefault="006571EC" w:rsidP="006571EC">
      <w:pPr>
        <w:jc w:val="both"/>
      </w:pPr>
    </w:p>
    <w:p w14:paraId="21D3FE16" w14:textId="77777777" w:rsidR="006571EC" w:rsidRDefault="006571EC" w:rsidP="006571EC">
      <w:pPr>
        <w:jc w:val="both"/>
      </w:pPr>
      <w:r>
        <w:t xml:space="preserve">The Registry service is scheduled for delivery in Build 1. </w:t>
      </w:r>
      <w:r w:rsidR="00296F63">
        <w:t>This initial delivery will support test collection generation and registration. Additional capabilities are planned for follow-on deliveries as testing progresses and the data model matures.</w:t>
      </w:r>
    </w:p>
    <w:p w14:paraId="5CC74864" w14:textId="77777777" w:rsidR="006571EC" w:rsidRDefault="006571EC" w:rsidP="006571EC">
      <w:pPr>
        <w:jc w:val="both"/>
      </w:pPr>
    </w:p>
    <w:p w14:paraId="6430F938" w14:textId="77777777" w:rsidR="009430E1" w:rsidRDefault="006571EC" w:rsidP="006571EC">
      <w:pPr>
        <w:jc w:val="both"/>
      </w:pPr>
      <w:r>
        <w:t xml:space="preserve">The implementation platform for the Registry service is the Java 2 Platform Standard Edition 6.0. </w:t>
      </w:r>
      <w:r w:rsidR="009430E1">
        <w:t>Implementation will reference and utilize the following standards and frameworks during development of the service:</w:t>
      </w:r>
    </w:p>
    <w:p w14:paraId="45D5D1D4" w14:textId="77777777" w:rsidR="009430E1" w:rsidRDefault="009430E1" w:rsidP="006571EC">
      <w:pPr>
        <w:jc w:val="both"/>
      </w:pPr>
    </w:p>
    <w:p w14:paraId="36DF8EDA" w14:textId="77777777" w:rsidR="00547272" w:rsidRPr="003F249E" w:rsidRDefault="00547272" w:rsidP="003F249E">
      <w:pPr>
        <w:ind w:left="360"/>
        <w:jc w:val="both"/>
        <w:rPr>
          <w:u w:val="single"/>
        </w:rPr>
      </w:pPr>
      <w:r w:rsidRPr="003F249E">
        <w:rPr>
          <w:u w:val="single"/>
        </w:rPr>
        <w:t>General Standards</w:t>
      </w:r>
    </w:p>
    <w:p w14:paraId="39781D0F" w14:textId="77777777" w:rsidR="009430E1" w:rsidRPr="003F249E" w:rsidRDefault="00547272" w:rsidP="009430E1">
      <w:pPr>
        <w:pStyle w:val="ListParagraph"/>
        <w:numPr>
          <w:ilvl w:val="0"/>
          <w:numId w:val="25"/>
        </w:numPr>
        <w:jc w:val="both"/>
        <w:rPr>
          <w:b/>
        </w:rPr>
      </w:pPr>
      <w:r w:rsidRPr="003F249E">
        <w:rPr>
          <w:b/>
        </w:rPr>
        <w:t>ebXML Registry Information Model 3.0</w:t>
      </w:r>
    </w:p>
    <w:p w14:paraId="4FFF9673" w14:textId="77777777" w:rsidR="00547272" w:rsidRDefault="00C92F12" w:rsidP="003F249E">
      <w:pPr>
        <w:pStyle w:val="ListParagraph"/>
      </w:pPr>
      <w:r>
        <w:t>Referenced during implementation of the underlying data model.</w:t>
      </w:r>
    </w:p>
    <w:p w14:paraId="1B3B96FE" w14:textId="77777777" w:rsidR="009430E1" w:rsidRPr="003F249E" w:rsidRDefault="00547272" w:rsidP="009430E1">
      <w:pPr>
        <w:pStyle w:val="ListParagraph"/>
        <w:numPr>
          <w:ilvl w:val="0"/>
          <w:numId w:val="25"/>
        </w:numPr>
        <w:jc w:val="both"/>
        <w:rPr>
          <w:b/>
        </w:rPr>
      </w:pPr>
      <w:r w:rsidRPr="003F249E">
        <w:rPr>
          <w:b/>
        </w:rPr>
        <w:t>ebXML Registry Services and Protocols 3.0</w:t>
      </w:r>
    </w:p>
    <w:p w14:paraId="581C4040" w14:textId="77777777" w:rsidR="00547272" w:rsidRDefault="00C92F12" w:rsidP="003F249E">
      <w:pPr>
        <w:pStyle w:val="ListParagraph"/>
      </w:pPr>
      <w:r>
        <w:t xml:space="preserve">Referenced during implementation of the </w:t>
      </w:r>
      <w:r w:rsidR="00AE5487">
        <w:t>service functionality.</w:t>
      </w:r>
    </w:p>
    <w:p w14:paraId="4ED9B702" w14:textId="77777777" w:rsidR="009430E1" w:rsidRPr="003F249E" w:rsidRDefault="00547272" w:rsidP="009430E1">
      <w:pPr>
        <w:pStyle w:val="ListParagraph"/>
        <w:numPr>
          <w:ilvl w:val="0"/>
          <w:numId w:val="25"/>
        </w:numPr>
        <w:jc w:val="both"/>
        <w:rPr>
          <w:b/>
        </w:rPr>
      </w:pPr>
      <w:r w:rsidRPr="003F249E">
        <w:rPr>
          <w:b/>
        </w:rPr>
        <w:t>Extensible Markup Language (XML)</w:t>
      </w:r>
    </w:p>
    <w:p w14:paraId="114EA6D0" w14:textId="77777777" w:rsidR="00547272" w:rsidRDefault="00AE5487" w:rsidP="003F249E">
      <w:pPr>
        <w:pStyle w:val="ListParagraph"/>
      </w:pPr>
      <w:r>
        <w:t>Utilized to structure messages to and from the service.</w:t>
      </w:r>
    </w:p>
    <w:p w14:paraId="1162404C" w14:textId="77777777" w:rsidR="009430E1" w:rsidRPr="003F249E" w:rsidRDefault="00547272" w:rsidP="009430E1">
      <w:pPr>
        <w:pStyle w:val="ListParagraph"/>
        <w:numPr>
          <w:ilvl w:val="0"/>
          <w:numId w:val="25"/>
        </w:numPr>
        <w:jc w:val="both"/>
        <w:rPr>
          <w:b/>
        </w:rPr>
      </w:pPr>
      <w:r w:rsidRPr="003F249E">
        <w:rPr>
          <w:b/>
        </w:rPr>
        <w:t>Extensible Stylesheet Language Transformations (XSLT)</w:t>
      </w:r>
    </w:p>
    <w:p w14:paraId="01496912" w14:textId="77777777" w:rsidR="00547272" w:rsidRDefault="00AE5487" w:rsidP="003F249E">
      <w:pPr>
        <w:pStyle w:val="ListParagraph"/>
      </w:pPr>
      <w:r>
        <w:t>Utilized for documentation generation.</w:t>
      </w:r>
    </w:p>
    <w:p w14:paraId="7850999F" w14:textId="77777777" w:rsidR="009430E1" w:rsidRPr="003F249E" w:rsidRDefault="00547272" w:rsidP="009430E1">
      <w:pPr>
        <w:pStyle w:val="ListParagraph"/>
        <w:numPr>
          <w:ilvl w:val="0"/>
          <w:numId w:val="25"/>
        </w:numPr>
        <w:jc w:val="both"/>
        <w:rPr>
          <w:b/>
        </w:rPr>
      </w:pPr>
      <w:r w:rsidRPr="003F249E">
        <w:rPr>
          <w:b/>
        </w:rPr>
        <w:t>Representational State Transfer (REST)</w:t>
      </w:r>
    </w:p>
    <w:p w14:paraId="472270E8" w14:textId="77777777" w:rsidR="00547272" w:rsidRDefault="00AE5487" w:rsidP="003F249E">
      <w:pPr>
        <w:pStyle w:val="ListParagraph"/>
      </w:pPr>
      <w:r>
        <w:t>The architectural style behind the service’s interface.</w:t>
      </w:r>
    </w:p>
    <w:p w14:paraId="0F525B50" w14:textId="77777777" w:rsidR="009430E1" w:rsidRPr="003F249E" w:rsidRDefault="00547272" w:rsidP="009430E1">
      <w:pPr>
        <w:pStyle w:val="ListParagraph"/>
        <w:numPr>
          <w:ilvl w:val="0"/>
          <w:numId w:val="25"/>
        </w:numPr>
        <w:jc w:val="both"/>
        <w:rPr>
          <w:b/>
        </w:rPr>
      </w:pPr>
      <w:r w:rsidRPr="003F249E">
        <w:rPr>
          <w:b/>
        </w:rPr>
        <w:t>Web Application Description Language (WADL)</w:t>
      </w:r>
    </w:p>
    <w:p w14:paraId="6585B62C" w14:textId="77777777" w:rsidR="00547272" w:rsidRDefault="00AE5487" w:rsidP="003F249E">
      <w:pPr>
        <w:pStyle w:val="ListParagraph"/>
      </w:pPr>
      <w:r>
        <w:t>Utiliz</w:t>
      </w:r>
      <w:r w:rsidR="009B36F0">
        <w:t>ed for documentation generation and specification of service descriptions.</w:t>
      </w:r>
    </w:p>
    <w:p w14:paraId="55AA92F8" w14:textId="77777777" w:rsidR="009430E1" w:rsidRPr="003F249E" w:rsidRDefault="00547272" w:rsidP="009430E1">
      <w:pPr>
        <w:pStyle w:val="ListParagraph"/>
        <w:numPr>
          <w:ilvl w:val="0"/>
          <w:numId w:val="25"/>
        </w:numPr>
        <w:jc w:val="both"/>
        <w:rPr>
          <w:b/>
        </w:rPr>
      </w:pPr>
      <w:r w:rsidRPr="003F249E">
        <w:rPr>
          <w:b/>
        </w:rPr>
        <w:t>XML Schema</w:t>
      </w:r>
    </w:p>
    <w:p w14:paraId="0BD51DE5" w14:textId="77777777" w:rsidR="00547272" w:rsidRDefault="00AE5487" w:rsidP="003F249E">
      <w:pPr>
        <w:pStyle w:val="ListParagraph"/>
      </w:pPr>
      <w:r>
        <w:t>Utilized to define the structure of the XML-based messages.</w:t>
      </w:r>
    </w:p>
    <w:p w14:paraId="09E89FF4" w14:textId="77777777" w:rsidR="009430E1" w:rsidRDefault="009430E1" w:rsidP="006571EC">
      <w:pPr>
        <w:jc w:val="both"/>
      </w:pPr>
    </w:p>
    <w:p w14:paraId="3C4D0B3D" w14:textId="77777777" w:rsidR="009430E1" w:rsidRPr="003F249E" w:rsidRDefault="00547272" w:rsidP="009430E1">
      <w:pPr>
        <w:ind w:left="360"/>
        <w:jc w:val="both"/>
        <w:rPr>
          <w:u w:val="single"/>
        </w:rPr>
      </w:pPr>
      <w:r w:rsidRPr="003F249E">
        <w:rPr>
          <w:u w:val="single"/>
        </w:rPr>
        <w:t>Java Standards</w:t>
      </w:r>
    </w:p>
    <w:p w14:paraId="72B4F474" w14:textId="77777777" w:rsidR="009430E1" w:rsidRPr="003F249E" w:rsidRDefault="00547272" w:rsidP="009430E1">
      <w:pPr>
        <w:pStyle w:val="ListParagraph"/>
        <w:numPr>
          <w:ilvl w:val="0"/>
          <w:numId w:val="26"/>
        </w:numPr>
        <w:jc w:val="both"/>
        <w:rPr>
          <w:b/>
        </w:rPr>
      </w:pPr>
      <w:r w:rsidRPr="003F249E">
        <w:rPr>
          <w:b/>
        </w:rPr>
        <w:t>Java API for RESTful Web Services (JAX-RS)</w:t>
      </w:r>
    </w:p>
    <w:p w14:paraId="2313096B" w14:textId="77777777" w:rsidR="00547272" w:rsidRDefault="00AE5487" w:rsidP="003F249E">
      <w:pPr>
        <w:pStyle w:val="ListParagraph"/>
      </w:pPr>
      <w:r>
        <w:t>Utilized in the development of the REST-based interface.</w:t>
      </w:r>
    </w:p>
    <w:p w14:paraId="2C5D0A57" w14:textId="77777777" w:rsidR="00547272" w:rsidRPr="003F249E" w:rsidRDefault="00547272" w:rsidP="003F249E">
      <w:pPr>
        <w:pStyle w:val="ListParagraph"/>
        <w:keepNext/>
        <w:numPr>
          <w:ilvl w:val="0"/>
          <w:numId w:val="26"/>
        </w:numPr>
        <w:jc w:val="both"/>
        <w:rPr>
          <w:b/>
        </w:rPr>
      </w:pPr>
      <w:r w:rsidRPr="003F249E">
        <w:rPr>
          <w:b/>
        </w:rPr>
        <w:lastRenderedPageBreak/>
        <w:t>Java API for XML Processing (JAXP)</w:t>
      </w:r>
    </w:p>
    <w:p w14:paraId="0862757D" w14:textId="77777777" w:rsidR="00547272" w:rsidRDefault="00AE5487" w:rsidP="003F249E">
      <w:pPr>
        <w:pStyle w:val="ListParagraph"/>
        <w:keepNext/>
      </w:pPr>
      <w:r>
        <w:t>Utilized in the development of the persistence layer of the service.</w:t>
      </w:r>
    </w:p>
    <w:p w14:paraId="4441F3A2" w14:textId="77777777" w:rsidR="009430E1" w:rsidRPr="003F249E" w:rsidRDefault="00547272" w:rsidP="009430E1">
      <w:pPr>
        <w:pStyle w:val="ListParagraph"/>
        <w:numPr>
          <w:ilvl w:val="0"/>
          <w:numId w:val="26"/>
        </w:numPr>
        <w:jc w:val="both"/>
        <w:rPr>
          <w:b/>
        </w:rPr>
      </w:pPr>
      <w:r w:rsidRPr="003F249E">
        <w:rPr>
          <w:b/>
        </w:rPr>
        <w:t>Java Architecture for XML Binding (JAXB)</w:t>
      </w:r>
    </w:p>
    <w:p w14:paraId="312C62AC" w14:textId="77777777" w:rsidR="00547272" w:rsidRDefault="00AE5487" w:rsidP="003F249E">
      <w:pPr>
        <w:pStyle w:val="ListParagraph"/>
      </w:pPr>
      <w:r>
        <w:t>Utilized to provide the mapping of Java objects to XML.</w:t>
      </w:r>
    </w:p>
    <w:p w14:paraId="0ED22BA4" w14:textId="77777777" w:rsidR="009430E1" w:rsidRPr="003F249E" w:rsidRDefault="00547272" w:rsidP="009430E1">
      <w:pPr>
        <w:pStyle w:val="ListParagraph"/>
        <w:numPr>
          <w:ilvl w:val="0"/>
          <w:numId w:val="26"/>
        </w:numPr>
        <w:jc w:val="both"/>
        <w:rPr>
          <w:b/>
        </w:rPr>
      </w:pPr>
      <w:r w:rsidRPr="003F249E">
        <w:rPr>
          <w:b/>
        </w:rPr>
        <w:t>JavaScript Object Notation (JSON)</w:t>
      </w:r>
    </w:p>
    <w:p w14:paraId="2FE0ED2C" w14:textId="77777777" w:rsidR="00547272" w:rsidRDefault="00AE5487" w:rsidP="003F249E">
      <w:pPr>
        <w:pStyle w:val="ListParagraph"/>
      </w:pPr>
      <w:r>
        <w:t>Utilized to structure messages to and from the service.</w:t>
      </w:r>
    </w:p>
    <w:p w14:paraId="62F78C78" w14:textId="77777777" w:rsidR="009430E1" w:rsidRDefault="009430E1" w:rsidP="006571EC">
      <w:pPr>
        <w:jc w:val="both"/>
      </w:pPr>
    </w:p>
    <w:p w14:paraId="4DD4CF7A" w14:textId="77777777" w:rsidR="009430E1" w:rsidRPr="003F249E" w:rsidRDefault="00547272" w:rsidP="009430E1">
      <w:pPr>
        <w:ind w:left="360"/>
        <w:jc w:val="both"/>
        <w:rPr>
          <w:u w:val="single"/>
        </w:rPr>
      </w:pPr>
      <w:r w:rsidRPr="003F249E">
        <w:rPr>
          <w:u w:val="single"/>
        </w:rPr>
        <w:t>Frameworks</w:t>
      </w:r>
    </w:p>
    <w:p w14:paraId="78286D22" w14:textId="77777777" w:rsidR="009430E1" w:rsidRPr="003F249E" w:rsidRDefault="00547272" w:rsidP="009430E1">
      <w:pPr>
        <w:pStyle w:val="ListParagraph"/>
        <w:numPr>
          <w:ilvl w:val="0"/>
          <w:numId w:val="27"/>
        </w:numPr>
        <w:jc w:val="both"/>
        <w:rPr>
          <w:b/>
        </w:rPr>
      </w:pPr>
      <w:r w:rsidRPr="003F249E">
        <w:rPr>
          <w:b/>
        </w:rPr>
        <w:t>Hibernate</w:t>
      </w:r>
    </w:p>
    <w:p w14:paraId="41EFAE2F" w14:textId="77777777" w:rsidR="00547272" w:rsidRDefault="00A46CE2" w:rsidP="003F249E">
      <w:pPr>
        <w:pStyle w:val="ListParagraph"/>
      </w:pPr>
      <w:r>
        <w:t xml:space="preserve">Framework </w:t>
      </w:r>
      <w:r w:rsidR="00AD2831">
        <w:t xml:space="preserve">implementing JAXP utilized </w:t>
      </w:r>
      <w:r w:rsidR="005A0E70">
        <w:t>for storage and retrieval of Java objects via a relational database.</w:t>
      </w:r>
    </w:p>
    <w:p w14:paraId="22FA0C3B" w14:textId="77777777" w:rsidR="009430E1" w:rsidRPr="003F249E" w:rsidRDefault="00547272" w:rsidP="009430E1">
      <w:pPr>
        <w:pStyle w:val="ListParagraph"/>
        <w:numPr>
          <w:ilvl w:val="0"/>
          <w:numId w:val="27"/>
        </w:numPr>
        <w:jc w:val="both"/>
        <w:rPr>
          <w:b/>
        </w:rPr>
      </w:pPr>
      <w:r w:rsidRPr="003F249E">
        <w:rPr>
          <w:b/>
        </w:rPr>
        <w:t>Jersey</w:t>
      </w:r>
    </w:p>
    <w:p w14:paraId="6DB3EE06" w14:textId="77777777" w:rsidR="00547272" w:rsidRDefault="005A0E70" w:rsidP="003F249E">
      <w:pPr>
        <w:pStyle w:val="ListParagraph"/>
      </w:pPr>
      <w:r>
        <w:t>Framework implementing JAX-RS utilized for generation and documentation of the REST-based interface. Also integrates the WADL, XML and JSON standards.</w:t>
      </w:r>
    </w:p>
    <w:p w14:paraId="2ABF5E08" w14:textId="77777777" w:rsidR="009430E1" w:rsidRPr="003F249E" w:rsidRDefault="00547272" w:rsidP="009430E1">
      <w:pPr>
        <w:pStyle w:val="ListParagraph"/>
        <w:numPr>
          <w:ilvl w:val="0"/>
          <w:numId w:val="27"/>
        </w:numPr>
        <w:jc w:val="both"/>
        <w:rPr>
          <w:b/>
        </w:rPr>
      </w:pPr>
      <w:r w:rsidRPr="003F249E">
        <w:rPr>
          <w:b/>
        </w:rPr>
        <w:t>Spring</w:t>
      </w:r>
    </w:p>
    <w:p w14:paraId="0A872A82" w14:textId="77777777" w:rsidR="00547272" w:rsidRDefault="00C92F12" w:rsidP="003F249E">
      <w:pPr>
        <w:pStyle w:val="ListParagraph"/>
      </w:pPr>
      <w:r>
        <w:t xml:space="preserve">Framework utilized for dependency injection (i.e., wiring the service together). </w:t>
      </w:r>
    </w:p>
    <w:p w14:paraId="7E766948" w14:textId="77777777" w:rsidR="009430E1" w:rsidRDefault="009430E1" w:rsidP="006571EC">
      <w:pPr>
        <w:jc w:val="both"/>
      </w:pPr>
    </w:p>
    <w:p w14:paraId="1FB1E7DE" w14:textId="77777777" w:rsidR="006571EC" w:rsidRDefault="006571EC" w:rsidP="006571EC">
      <w:pPr>
        <w:jc w:val="both"/>
      </w:pPr>
      <w:r>
        <w:t>In addition, development will utilize publicly available libraries for interface development, message handling and file system access.</w:t>
      </w:r>
    </w:p>
    <w:p w14:paraId="0718FB1B" w14:textId="77777777" w:rsidR="006571EC" w:rsidRDefault="006571EC" w:rsidP="006571EC">
      <w:pPr>
        <w:jc w:val="both"/>
      </w:pPr>
    </w:p>
    <w:p w14:paraId="6465EAE9" w14:textId="77777777" w:rsidR="006571EC" w:rsidRDefault="006571EC" w:rsidP="006571EC">
      <w:pPr>
        <w:jc w:val="both"/>
      </w:pPr>
      <w:r>
        <w:t>Figure 4 above details the scenarios for deployment</w:t>
      </w:r>
      <w:r w:rsidR="001B655E">
        <w:t xml:space="preserve"> of the Registry service instances</w:t>
      </w:r>
      <w:r>
        <w:t>. The preferred scenario for Node deployment is to run an instance of the Registry service and an instance of the Harvest tool on a single machine locally at the Node. Service packaging consists of a Web Application Archive (WAR), which requires an Application Server (e.g., Apache Tomcat) installed on the target machine to host the service.</w:t>
      </w:r>
      <w:r w:rsidR="001B655E">
        <w:t xml:space="preserve"> The following diagram depicts this deployment scenario:</w:t>
      </w:r>
    </w:p>
    <w:p w14:paraId="34F1DE03" w14:textId="77777777" w:rsidR="001B655E" w:rsidRDefault="001B655E" w:rsidP="006571EC">
      <w:pPr>
        <w:jc w:val="both"/>
      </w:pPr>
    </w:p>
    <w:p w14:paraId="3DDEEC1C" w14:textId="77777777" w:rsidR="00F970D7" w:rsidRDefault="003B2F2E" w:rsidP="00F970D7">
      <w:pPr>
        <w:jc w:val="center"/>
      </w:pPr>
      <w:r>
        <w:rPr>
          <w:noProof/>
        </w:rPr>
        <w:lastRenderedPageBreak/>
        <w:drawing>
          <wp:inline distT="0" distB="0" distL="0" distR="0" wp14:anchorId="1CA90514" wp14:editId="1B349221">
            <wp:extent cx="5486400" cy="4087495"/>
            <wp:effectExtent l="25400" t="0" r="0" b="0"/>
            <wp:docPr id="13" name="Picture 12" descr="pds2010_registry_design_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registry_design_deploy.jpg"/>
                    <pic:cNvPicPr/>
                  </pic:nvPicPr>
                  <pic:blipFill>
                    <a:blip r:embed="rId23"/>
                    <a:stretch>
                      <a:fillRect/>
                    </a:stretch>
                  </pic:blipFill>
                  <pic:spPr>
                    <a:xfrm>
                      <a:off x="0" y="0"/>
                      <a:ext cx="5486400" cy="4087495"/>
                    </a:xfrm>
                    <a:prstGeom prst="rect">
                      <a:avLst/>
                    </a:prstGeom>
                  </pic:spPr>
                </pic:pic>
              </a:graphicData>
            </a:graphic>
          </wp:inline>
        </w:drawing>
      </w:r>
    </w:p>
    <w:p w14:paraId="2C14D1E7" w14:textId="77777777" w:rsidR="001B655E" w:rsidRDefault="004E4CC5" w:rsidP="001B655E">
      <w:pPr>
        <w:jc w:val="center"/>
      </w:pPr>
      <w:r>
        <w:t>Figure 8</w:t>
      </w:r>
      <w:r w:rsidR="001B655E">
        <w:t>: Registry Service Deployment</w:t>
      </w:r>
    </w:p>
    <w:p w14:paraId="35C55BB1" w14:textId="77777777" w:rsidR="006571EC" w:rsidRDefault="006571EC" w:rsidP="006571EC">
      <w:pPr>
        <w:jc w:val="both"/>
      </w:pPr>
    </w:p>
    <w:p w14:paraId="6F5B67CB" w14:textId="77777777" w:rsidR="000315DD" w:rsidRDefault="000315DD" w:rsidP="006571EC">
      <w:pPr>
        <w:jc w:val="both"/>
      </w:pPr>
      <w:r>
        <w:t xml:space="preserve">The Harvest tool accesses the Node’s PDS archive data repository via a network file system. The phrase “network file system” is used generically here since the actual implementation may vary from Node to Node based on the choice of platform available at the Node. </w:t>
      </w:r>
      <w:r w:rsidR="00355ACF">
        <w:t xml:space="preserve">A local database server instance (e.g., MySQL) is required to serve as the metadata store for the registry. </w:t>
      </w:r>
      <w:r w:rsidR="007F46FE">
        <w:t xml:space="preserve">Communication between the Application Server and the Security service for authentication and authorization is accomplished using the Hypertext Transfer Protocol (HTTP). </w:t>
      </w:r>
      <w:r>
        <w:t xml:space="preserve">Replicated product registrations are pulled from the Node’s Registry service instance to the aggregate Registry service instance at the EN via the REST-based interface using </w:t>
      </w:r>
      <w:r w:rsidR="007F46FE">
        <w:t>HTTP</w:t>
      </w:r>
      <w:r>
        <w:t>.</w:t>
      </w:r>
    </w:p>
    <w:p w14:paraId="20A9D66D" w14:textId="77777777" w:rsidR="006571EC" w:rsidRDefault="006571EC" w:rsidP="006571EC">
      <w:pPr>
        <w:jc w:val="both"/>
      </w:pPr>
    </w:p>
    <w:p w14:paraId="2E93DADB" w14:textId="77777777" w:rsidR="004C6458" w:rsidRDefault="004C6458" w:rsidP="006571EC">
      <w:pPr>
        <w:jc w:val="both"/>
      </w:pPr>
    </w:p>
    <w:p w14:paraId="793FD36E" w14:textId="77777777" w:rsidR="006571EC" w:rsidRDefault="006571EC">
      <w:pPr>
        <w:pStyle w:val="Heading1"/>
        <w:rPr>
          <w:i/>
        </w:rPr>
      </w:pPr>
      <w:r>
        <w:rPr>
          <w:b w:val="0"/>
          <w:caps w:val="0"/>
          <w:sz w:val="24"/>
        </w:rPr>
        <w:br w:type="page"/>
      </w:r>
      <w:bookmarkStart w:id="485" w:name="_Toc239661957"/>
      <w:r>
        <w:lastRenderedPageBreak/>
        <w:t>DETAILED DESIGN</w:t>
      </w:r>
      <w:bookmarkEnd w:id="485"/>
      <w:r>
        <w:rPr>
          <w:i/>
        </w:rPr>
        <w:t xml:space="preserve"> </w:t>
      </w:r>
    </w:p>
    <w:p w14:paraId="209F14EE" w14:textId="77777777" w:rsidR="006571EC" w:rsidRDefault="006571EC" w:rsidP="006571EC">
      <w:pPr>
        <w:jc w:val="both"/>
      </w:pPr>
    </w:p>
    <w:p w14:paraId="11F2AC94" w14:textId="77777777" w:rsidR="006571EC" w:rsidRDefault="004A119B" w:rsidP="006571EC">
      <w:pPr>
        <w:jc w:val="both"/>
      </w:pPr>
      <w:r>
        <w:t xml:space="preserve">This section offers </w:t>
      </w:r>
      <w:r w:rsidR="00BF5EF0">
        <w:t xml:space="preserve">a more detailed look at certain aspects of the Registry service design. </w:t>
      </w:r>
      <w:r w:rsidR="004C6458">
        <w:t xml:space="preserve">The following diagram details how the status of a registered </w:t>
      </w:r>
      <w:r w:rsidR="00471CD7">
        <w:t xml:space="preserve">artifact </w:t>
      </w:r>
      <w:r w:rsidR="004C6458">
        <w:t>changes state:</w:t>
      </w:r>
    </w:p>
    <w:p w14:paraId="25D3737F" w14:textId="77777777" w:rsidR="00492B05" w:rsidRDefault="00492B05" w:rsidP="006571EC">
      <w:pPr>
        <w:jc w:val="both"/>
        <w:rPr>
          <w:kern w:val="28"/>
        </w:rPr>
      </w:pPr>
    </w:p>
    <w:p w14:paraId="3C029EC9" w14:textId="77777777" w:rsidR="00F970D7" w:rsidRDefault="003B2F2E" w:rsidP="00F970D7">
      <w:pPr>
        <w:jc w:val="center"/>
        <w:rPr>
          <w:kern w:val="28"/>
        </w:rPr>
      </w:pPr>
      <w:r>
        <w:rPr>
          <w:noProof/>
          <w:kern w:val="28"/>
        </w:rPr>
        <w:drawing>
          <wp:inline distT="0" distB="0" distL="0" distR="0" wp14:anchorId="4AD6C8DD" wp14:editId="2CE4AE10">
            <wp:extent cx="5486400" cy="5256530"/>
            <wp:effectExtent l="25400" t="0" r="0" b="0"/>
            <wp:docPr id="14" name="Picture 13" descr="pds2010_registry_design_det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s2010_registry_design_detail1.jpg"/>
                    <pic:cNvPicPr/>
                  </pic:nvPicPr>
                  <pic:blipFill>
                    <a:blip r:embed="rId24"/>
                    <a:stretch>
                      <a:fillRect/>
                    </a:stretch>
                  </pic:blipFill>
                  <pic:spPr>
                    <a:xfrm>
                      <a:off x="0" y="0"/>
                      <a:ext cx="5486400" cy="5256530"/>
                    </a:xfrm>
                    <a:prstGeom prst="rect">
                      <a:avLst/>
                    </a:prstGeom>
                  </pic:spPr>
                </pic:pic>
              </a:graphicData>
            </a:graphic>
          </wp:inline>
        </w:drawing>
      </w:r>
    </w:p>
    <w:p w14:paraId="4B926215" w14:textId="77777777" w:rsidR="00492B05" w:rsidRDefault="00492B05" w:rsidP="00492B05">
      <w:pPr>
        <w:jc w:val="center"/>
      </w:pPr>
      <w:r>
        <w:t>Figure 8: Registry Service State (Product</w:t>
      </w:r>
      <w:r w:rsidR="0016228A">
        <w:t xml:space="preserve"> Status</w:t>
      </w:r>
      <w:r>
        <w:t>)</w:t>
      </w:r>
    </w:p>
    <w:p w14:paraId="49C98A08" w14:textId="77777777" w:rsidR="00492B05" w:rsidRDefault="00492B05" w:rsidP="006571EC">
      <w:pPr>
        <w:jc w:val="both"/>
        <w:rPr>
          <w:kern w:val="28"/>
        </w:rPr>
      </w:pPr>
    </w:p>
    <w:p w14:paraId="53C13CE8" w14:textId="77777777" w:rsidR="00492B05" w:rsidRDefault="00AF4312" w:rsidP="006571EC">
      <w:pPr>
        <w:jc w:val="both"/>
        <w:rPr>
          <w:kern w:val="28"/>
        </w:rPr>
      </w:pPr>
      <w:r>
        <w:rPr>
          <w:kern w:val="28"/>
        </w:rPr>
        <w:t>The status of “Submitted</w:t>
      </w:r>
      <w:r w:rsidR="004C6458">
        <w:rPr>
          <w:kern w:val="28"/>
        </w:rPr>
        <w:t xml:space="preserve">” is considered the initial state for a successfully registered </w:t>
      </w:r>
      <w:r w:rsidR="00471CD7">
        <w:rPr>
          <w:kern w:val="28"/>
        </w:rPr>
        <w:t>artifact</w:t>
      </w:r>
      <w:r w:rsidR="004C6458">
        <w:rPr>
          <w:kern w:val="28"/>
        </w:rPr>
        <w:t xml:space="preserve">. The Operator initiates all other changes in </w:t>
      </w:r>
      <w:r w:rsidR="00471CD7">
        <w:rPr>
          <w:kern w:val="28"/>
        </w:rPr>
        <w:t xml:space="preserve">artifact </w:t>
      </w:r>
      <w:r w:rsidR="004C6458">
        <w:rPr>
          <w:kern w:val="28"/>
        </w:rPr>
        <w:t>status. Changing a</w:t>
      </w:r>
      <w:r w:rsidR="00471CD7">
        <w:rPr>
          <w:kern w:val="28"/>
        </w:rPr>
        <w:t>n artifact</w:t>
      </w:r>
      <w:r w:rsidR="004C6458">
        <w:rPr>
          <w:kern w:val="28"/>
        </w:rPr>
        <w:t>’s status to “Deprecated” is only allowed if the current status is “Approved”</w:t>
      </w:r>
      <w:r w:rsidR="00471CD7">
        <w:rPr>
          <w:kern w:val="28"/>
        </w:rPr>
        <w:t xml:space="preserve"> and </w:t>
      </w:r>
      <w:proofErr w:type="spellStart"/>
      <w:r w:rsidR="00471CD7">
        <w:rPr>
          <w:kern w:val="28"/>
        </w:rPr>
        <w:t>undeprecating</w:t>
      </w:r>
      <w:proofErr w:type="spellEnd"/>
      <w:r w:rsidR="00471CD7">
        <w:rPr>
          <w:kern w:val="28"/>
        </w:rPr>
        <w:t xml:space="preserve"> an artifact returns it to the “Submitted” status.</w:t>
      </w:r>
    </w:p>
    <w:p w14:paraId="374A6E9E" w14:textId="77777777" w:rsidR="00492B05" w:rsidRPr="00DC3F7F" w:rsidRDefault="00492B05" w:rsidP="006571EC">
      <w:pPr>
        <w:jc w:val="both"/>
        <w:rPr>
          <w:kern w:val="28"/>
        </w:rPr>
      </w:pPr>
    </w:p>
    <w:bookmarkEnd w:id="471"/>
    <w:bookmarkEnd w:id="472"/>
    <w:bookmarkEnd w:id="473"/>
    <w:bookmarkEnd w:id="474"/>
    <w:bookmarkEnd w:id="475"/>
    <w:bookmarkEnd w:id="476"/>
    <w:bookmarkEnd w:id="477"/>
    <w:bookmarkEnd w:id="478"/>
    <w:bookmarkEnd w:id="479"/>
    <w:bookmarkEnd w:id="480"/>
    <w:p w14:paraId="3D82712D" w14:textId="77777777" w:rsidR="006571EC" w:rsidRPr="00DC3F7F" w:rsidRDefault="006571EC" w:rsidP="006571EC">
      <w:pPr>
        <w:jc w:val="both"/>
      </w:pPr>
    </w:p>
    <w:p w14:paraId="503C93A7" w14:textId="77777777" w:rsidR="006571EC" w:rsidRDefault="006571EC" w:rsidP="006571EC">
      <w:pPr>
        <w:pStyle w:val="Heading6"/>
      </w:pPr>
      <w:r w:rsidRPr="00BB4D2C">
        <w:rPr>
          <w:b w:val="0"/>
          <w:caps w:val="0"/>
          <w:sz w:val="24"/>
        </w:rPr>
        <w:br w:type="page"/>
      </w:r>
      <w:r>
        <w:lastRenderedPageBreak/>
        <w:t xml:space="preserve"> </w:t>
      </w:r>
      <w:bookmarkStart w:id="486" w:name="_Toc239661958"/>
      <w:r>
        <w:t>Acronyms</w:t>
      </w:r>
      <w:bookmarkEnd w:id="486"/>
    </w:p>
    <w:p w14:paraId="3EF9525F" w14:textId="77777777" w:rsidR="006571EC" w:rsidRDefault="006571EC" w:rsidP="006571EC">
      <w:pPr>
        <w:jc w:val="both"/>
      </w:pPr>
    </w:p>
    <w:p w14:paraId="7DD9E525" w14:textId="77777777" w:rsidR="006571EC" w:rsidRDefault="006571EC" w:rsidP="006571EC">
      <w:pPr>
        <w:jc w:val="both"/>
      </w:pPr>
      <w:r>
        <w:t>The following acronyms pertain to this document:</w:t>
      </w:r>
    </w:p>
    <w:p w14:paraId="2B38A618" w14:textId="77777777" w:rsidR="006571EC" w:rsidRDefault="006571EC" w:rsidP="006571EC">
      <w:pPr>
        <w:jc w:val="both"/>
      </w:pPr>
    </w:p>
    <w:p w14:paraId="37489EB1" w14:textId="77777777" w:rsidR="006571EC" w:rsidRDefault="006571EC" w:rsidP="006571EC">
      <w:pPr>
        <w:tabs>
          <w:tab w:val="left" w:pos="1440"/>
        </w:tabs>
        <w:autoSpaceDE w:val="0"/>
        <w:rPr>
          <w:color w:val="000000"/>
        </w:rPr>
      </w:pPr>
      <w:r>
        <w:rPr>
          <w:color w:val="000000"/>
        </w:rPr>
        <w:t>API</w:t>
      </w:r>
      <w:r>
        <w:rPr>
          <w:color w:val="000000"/>
        </w:rPr>
        <w:tab/>
        <w:t>Application Programming Interface</w:t>
      </w:r>
    </w:p>
    <w:p w14:paraId="77FCBA13" w14:textId="77777777" w:rsidR="006571EC" w:rsidRDefault="006571EC" w:rsidP="006571EC">
      <w:pPr>
        <w:tabs>
          <w:tab w:val="left" w:pos="1440"/>
        </w:tabs>
        <w:autoSpaceDE w:val="0"/>
        <w:rPr>
          <w:color w:val="000000"/>
        </w:rPr>
      </w:pPr>
      <w:r>
        <w:rPr>
          <w:color w:val="000000"/>
        </w:rPr>
        <w:t>CCSDS</w:t>
      </w:r>
      <w:r>
        <w:rPr>
          <w:color w:val="000000"/>
        </w:rPr>
        <w:tab/>
        <w:t>Consultative Committee for Space Data Systems</w:t>
      </w:r>
    </w:p>
    <w:p w14:paraId="357B5993" w14:textId="77777777" w:rsidR="006571EC" w:rsidRDefault="006571EC" w:rsidP="006571EC">
      <w:pPr>
        <w:tabs>
          <w:tab w:val="left" w:pos="1440"/>
        </w:tabs>
        <w:autoSpaceDE w:val="0"/>
        <w:rPr>
          <w:color w:val="000000"/>
        </w:rPr>
      </w:pPr>
      <w:proofErr w:type="spellStart"/>
      <w:r>
        <w:rPr>
          <w:color w:val="000000"/>
        </w:rPr>
        <w:t>ebRIM</w:t>
      </w:r>
      <w:proofErr w:type="spellEnd"/>
      <w:r>
        <w:rPr>
          <w:color w:val="000000"/>
        </w:rPr>
        <w:tab/>
      </w:r>
      <w:proofErr w:type="spellStart"/>
      <w:r w:rsidRPr="003B38C5">
        <w:rPr>
          <w:color w:val="000000"/>
        </w:rPr>
        <w:t>ebXML</w:t>
      </w:r>
      <w:proofErr w:type="spellEnd"/>
      <w:r w:rsidRPr="003B38C5">
        <w:rPr>
          <w:color w:val="000000"/>
        </w:rPr>
        <w:t xml:space="preserve"> Registry Information Model</w:t>
      </w:r>
    </w:p>
    <w:p w14:paraId="58281AD1" w14:textId="77777777" w:rsidR="006571EC" w:rsidRDefault="006571EC" w:rsidP="006571EC">
      <w:pPr>
        <w:tabs>
          <w:tab w:val="left" w:pos="1440"/>
        </w:tabs>
        <w:autoSpaceDE w:val="0"/>
        <w:rPr>
          <w:color w:val="000000"/>
        </w:rPr>
      </w:pPr>
      <w:r>
        <w:rPr>
          <w:color w:val="000000"/>
        </w:rPr>
        <w:t>ebXML</w:t>
      </w:r>
      <w:r>
        <w:rPr>
          <w:color w:val="000000"/>
        </w:rPr>
        <w:tab/>
        <w:t>Electronic Business using XML</w:t>
      </w:r>
    </w:p>
    <w:p w14:paraId="1599A988" w14:textId="77777777" w:rsidR="00471CD7" w:rsidRDefault="00471CD7" w:rsidP="006571EC">
      <w:pPr>
        <w:tabs>
          <w:tab w:val="left" w:pos="1440"/>
        </w:tabs>
        <w:autoSpaceDE w:val="0"/>
        <w:rPr>
          <w:color w:val="000000"/>
        </w:rPr>
      </w:pPr>
      <w:r>
        <w:rPr>
          <w:color w:val="000000"/>
        </w:rPr>
        <w:t>ECHO</w:t>
      </w:r>
      <w:r>
        <w:rPr>
          <w:color w:val="000000"/>
        </w:rPr>
        <w:tab/>
      </w:r>
      <w:r w:rsidRPr="00471CD7">
        <w:rPr>
          <w:color w:val="000000"/>
        </w:rPr>
        <w:t xml:space="preserve">EOS </w:t>
      </w:r>
      <w:proofErr w:type="spellStart"/>
      <w:r w:rsidRPr="00471CD7">
        <w:rPr>
          <w:color w:val="000000"/>
        </w:rPr>
        <w:t>ClearingHOuse</w:t>
      </w:r>
      <w:proofErr w:type="spellEnd"/>
    </w:p>
    <w:p w14:paraId="43098592" w14:textId="77777777" w:rsidR="006571EC" w:rsidRDefault="006571EC" w:rsidP="006571EC">
      <w:pPr>
        <w:tabs>
          <w:tab w:val="left" w:pos="1440"/>
        </w:tabs>
        <w:autoSpaceDE w:val="0"/>
        <w:rPr>
          <w:color w:val="000000"/>
        </w:rPr>
      </w:pPr>
      <w:r>
        <w:rPr>
          <w:color w:val="000000"/>
        </w:rPr>
        <w:t>HTTP</w:t>
      </w:r>
      <w:r>
        <w:rPr>
          <w:color w:val="000000"/>
        </w:rPr>
        <w:tab/>
        <w:t>Hypertext Transfer Protocol</w:t>
      </w:r>
    </w:p>
    <w:p w14:paraId="5F561099" w14:textId="77777777" w:rsidR="00E40E5A" w:rsidRDefault="00E40E5A" w:rsidP="006571EC">
      <w:pPr>
        <w:tabs>
          <w:tab w:val="left" w:pos="1440"/>
        </w:tabs>
        <w:autoSpaceDE w:val="0"/>
        <w:rPr>
          <w:color w:val="000000"/>
        </w:rPr>
      </w:pPr>
      <w:r>
        <w:rPr>
          <w:color w:val="000000"/>
        </w:rPr>
        <w:t>HTTPS</w:t>
      </w:r>
      <w:r>
        <w:rPr>
          <w:color w:val="000000"/>
        </w:rPr>
        <w:tab/>
        <w:t>Hypertext Transfer Protocol Secure</w:t>
      </w:r>
    </w:p>
    <w:p w14:paraId="03C7A044" w14:textId="77777777" w:rsidR="00471CD7" w:rsidRDefault="00471CD7" w:rsidP="006571EC">
      <w:pPr>
        <w:tabs>
          <w:tab w:val="left" w:pos="1440"/>
        </w:tabs>
        <w:autoSpaceDE w:val="0"/>
        <w:rPr>
          <w:color w:val="000000"/>
        </w:rPr>
      </w:pPr>
      <w:r>
        <w:rPr>
          <w:color w:val="000000"/>
        </w:rPr>
        <w:t>IVOA</w:t>
      </w:r>
      <w:r>
        <w:rPr>
          <w:color w:val="000000"/>
        </w:rPr>
        <w:tab/>
      </w:r>
      <w:r w:rsidRPr="00471CD7">
        <w:rPr>
          <w:color w:val="000000"/>
        </w:rPr>
        <w:t>International Virtual Observatory Alliance</w:t>
      </w:r>
    </w:p>
    <w:p w14:paraId="1C5C0CA6" w14:textId="77777777" w:rsidR="00835741" w:rsidRDefault="00835741" w:rsidP="006571EC">
      <w:pPr>
        <w:tabs>
          <w:tab w:val="left" w:pos="1440"/>
        </w:tabs>
        <w:autoSpaceDE w:val="0"/>
        <w:rPr>
          <w:color w:val="000000"/>
        </w:rPr>
      </w:pPr>
      <w:r>
        <w:rPr>
          <w:color w:val="000000"/>
        </w:rPr>
        <w:t>JAXB</w:t>
      </w:r>
      <w:r>
        <w:rPr>
          <w:color w:val="000000"/>
        </w:rPr>
        <w:tab/>
        <w:t>Java Architecture for XML Binding</w:t>
      </w:r>
    </w:p>
    <w:p w14:paraId="125DFBC6" w14:textId="77777777" w:rsidR="00835741" w:rsidRDefault="00835741" w:rsidP="006571EC">
      <w:pPr>
        <w:tabs>
          <w:tab w:val="left" w:pos="1440"/>
        </w:tabs>
        <w:autoSpaceDE w:val="0"/>
        <w:rPr>
          <w:color w:val="000000"/>
        </w:rPr>
      </w:pPr>
      <w:r>
        <w:rPr>
          <w:color w:val="000000"/>
        </w:rPr>
        <w:t>JAXP</w:t>
      </w:r>
      <w:r>
        <w:rPr>
          <w:color w:val="000000"/>
        </w:rPr>
        <w:tab/>
        <w:t>Java API for XML Processing</w:t>
      </w:r>
    </w:p>
    <w:p w14:paraId="3A9088A3" w14:textId="77777777" w:rsidR="006571EC" w:rsidRDefault="006571EC" w:rsidP="006571EC">
      <w:pPr>
        <w:tabs>
          <w:tab w:val="left" w:pos="1440"/>
        </w:tabs>
        <w:autoSpaceDE w:val="0"/>
        <w:rPr>
          <w:color w:val="000000"/>
        </w:rPr>
      </w:pPr>
      <w:r>
        <w:rPr>
          <w:color w:val="000000"/>
        </w:rPr>
        <w:t>JAX-RS</w:t>
      </w:r>
      <w:r>
        <w:rPr>
          <w:color w:val="000000"/>
        </w:rPr>
        <w:tab/>
        <w:t>Java</w:t>
      </w:r>
      <w:r w:rsidRPr="00F351EE">
        <w:rPr>
          <w:color w:val="000000"/>
        </w:rPr>
        <w:t xml:space="preserve"> API for RESTful Web Services</w:t>
      </w:r>
    </w:p>
    <w:p w14:paraId="55D6A769" w14:textId="77777777" w:rsidR="006571EC" w:rsidRDefault="006571EC" w:rsidP="006571EC">
      <w:pPr>
        <w:tabs>
          <w:tab w:val="left" w:pos="1440"/>
        </w:tabs>
        <w:autoSpaceDE w:val="0"/>
        <w:rPr>
          <w:color w:val="000000"/>
        </w:rPr>
      </w:pPr>
      <w:r>
        <w:rPr>
          <w:color w:val="000000"/>
        </w:rPr>
        <w:t>JPL</w:t>
      </w:r>
      <w:r w:rsidRPr="00A23D75">
        <w:rPr>
          <w:color w:val="000000"/>
        </w:rPr>
        <w:tab/>
        <w:t>Jet Propulsion Laboratory</w:t>
      </w:r>
    </w:p>
    <w:p w14:paraId="26E14AF3" w14:textId="77777777" w:rsidR="006571EC" w:rsidRDefault="006571EC" w:rsidP="006571EC">
      <w:pPr>
        <w:tabs>
          <w:tab w:val="left" w:pos="1440"/>
        </w:tabs>
        <w:autoSpaceDE w:val="0"/>
        <w:rPr>
          <w:color w:val="000000"/>
        </w:rPr>
      </w:pPr>
      <w:r>
        <w:rPr>
          <w:color w:val="000000"/>
        </w:rPr>
        <w:t>JSON</w:t>
      </w:r>
      <w:r>
        <w:rPr>
          <w:color w:val="000000"/>
        </w:rPr>
        <w:tab/>
      </w:r>
      <w:r>
        <w:t>JavaScript Object Notation</w:t>
      </w:r>
    </w:p>
    <w:p w14:paraId="2C052405" w14:textId="77777777" w:rsidR="006571EC" w:rsidRDefault="006571EC" w:rsidP="006571EC">
      <w:pPr>
        <w:tabs>
          <w:tab w:val="left" w:pos="1440"/>
        </w:tabs>
        <w:autoSpaceDE w:val="0"/>
        <w:rPr>
          <w:color w:val="000000"/>
        </w:rPr>
      </w:pPr>
      <w:r w:rsidRPr="00A23D75">
        <w:rPr>
          <w:color w:val="000000"/>
        </w:rPr>
        <w:t>NASA</w:t>
      </w:r>
      <w:r w:rsidRPr="00A23D75">
        <w:rPr>
          <w:color w:val="000000"/>
        </w:rPr>
        <w:tab/>
        <w:t>National Aeronautics and Space Administration</w:t>
      </w:r>
    </w:p>
    <w:p w14:paraId="5C43A231" w14:textId="77777777" w:rsidR="006571EC" w:rsidRDefault="006571EC" w:rsidP="006571EC">
      <w:pPr>
        <w:tabs>
          <w:tab w:val="left" w:pos="1440"/>
        </w:tabs>
        <w:autoSpaceDE w:val="0"/>
        <w:rPr>
          <w:color w:val="000000"/>
        </w:rPr>
      </w:pPr>
      <w:r>
        <w:rPr>
          <w:color w:val="000000"/>
        </w:rPr>
        <w:t>OASIS</w:t>
      </w:r>
      <w:r>
        <w:rPr>
          <w:color w:val="000000"/>
        </w:rPr>
        <w:tab/>
      </w:r>
      <w:r w:rsidRPr="005F7EAA">
        <w:rPr>
          <w:color w:val="000000"/>
        </w:rPr>
        <w:t>Organization fo</w:t>
      </w:r>
      <w:r>
        <w:rPr>
          <w:color w:val="000000"/>
        </w:rPr>
        <w:t>r the Advancement of Structured</w:t>
      </w:r>
    </w:p>
    <w:p w14:paraId="29B20B7E" w14:textId="77777777" w:rsidR="006571EC" w:rsidRDefault="006571EC" w:rsidP="006571EC">
      <w:pPr>
        <w:tabs>
          <w:tab w:val="left" w:pos="1440"/>
        </w:tabs>
        <w:autoSpaceDE w:val="0"/>
        <w:rPr>
          <w:color w:val="000000"/>
        </w:rPr>
      </w:pPr>
      <w:r>
        <w:rPr>
          <w:color w:val="000000"/>
        </w:rPr>
        <w:tab/>
      </w:r>
      <w:r w:rsidRPr="005F7EAA">
        <w:rPr>
          <w:color w:val="000000"/>
        </w:rPr>
        <w:t>Information Standards</w:t>
      </w:r>
    </w:p>
    <w:p w14:paraId="2E6FA483" w14:textId="77777777" w:rsidR="00471CD7" w:rsidRDefault="00471CD7" w:rsidP="006571EC">
      <w:pPr>
        <w:tabs>
          <w:tab w:val="left" w:pos="1440"/>
        </w:tabs>
        <w:autoSpaceDE w:val="0"/>
        <w:rPr>
          <w:color w:val="000000"/>
        </w:rPr>
      </w:pPr>
      <w:r>
        <w:rPr>
          <w:color w:val="000000"/>
        </w:rPr>
        <w:t>OGC</w:t>
      </w:r>
      <w:r>
        <w:rPr>
          <w:color w:val="000000"/>
        </w:rPr>
        <w:tab/>
      </w:r>
      <w:r w:rsidRPr="00471CD7">
        <w:rPr>
          <w:color w:val="000000"/>
        </w:rPr>
        <w:t>Open Geospatial Consortium</w:t>
      </w:r>
    </w:p>
    <w:p w14:paraId="0C06F0DD" w14:textId="77777777" w:rsidR="006571EC" w:rsidRDefault="006571EC" w:rsidP="006571EC">
      <w:pPr>
        <w:tabs>
          <w:tab w:val="left" w:pos="1440"/>
        </w:tabs>
        <w:autoSpaceDE w:val="0"/>
        <w:rPr>
          <w:ins w:id="487" w:author="Sean Hardman" w:date="2013-09-01T13:36:00Z"/>
          <w:color w:val="000000"/>
        </w:rPr>
      </w:pPr>
      <w:r>
        <w:rPr>
          <w:color w:val="000000"/>
        </w:rPr>
        <w:t>PDS</w:t>
      </w:r>
      <w:r w:rsidRPr="00A23D75">
        <w:rPr>
          <w:color w:val="000000"/>
        </w:rPr>
        <w:tab/>
        <w:t>Planetary Data System</w:t>
      </w:r>
    </w:p>
    <w:p w14:paraId="0152F567" w14:textId="77777777" w:rsidR="003F249E" w:rsidRDefault="003F249E" w:rsidP="003F249E">
      <w:pPr>
        <w:tabs>
          <w:tab w:val="left" w:pos="1440"/>
        </w:tabs>
        <w:autoSpaceDE w:val="0"/>
        <w:rPr>
          <w:ins w:id="488" w:author="Sean Hardman" w:date="2013-09-01T13:36:00Z"/>
          <w:color w:val="000000"/>
        </w:rPr>
      </w:pPr>
      <w:ins w:id="489" w:author="Sean Hardman" w:date="2013-09-01T13:36:00Z">
        <w:r>
          <w:rPr>
            <w:color w:val="000000"/>
          </w:rPr>
          <w:t>PDS3</w:t>
        </w:r>
        <w:r>
          <w:rPr>
            <w:color w:val="000000"/>
          </w:rPr>
          <w:tab/>
          <w:t>Version 3 of the PDS Standards</w:t>
        </w:r>
      </w:ins>
    </w:p>
    <w:p w14:paraId="669D1CD9" w14:textId="77777777" w:rsidR="003F249E" w:rsidRDefault="003F249E" w:rsidP="003F249E">
      <w:pPr>
        <w:tabs>
          <w:tab w:val="left" w:pos="1440"/>
        </w:tabs>
        <w:autoSpaceDE w:val="0"/>
        <w:rPr>
          <w:ins w:id="490" w:author="Sean Hardman" w:date="2013-09-01T13:36:00Z"/>
          <w:color w:val="000000"/>
        </w:rPr>
      </w:pPr>
      <w:ins w:id="491" w:author="Sean Hardman" w:date="2013-09-01T13:36:00Z">
        <w:r>
          <w:rPr>
            <w:color w:val="000000"/>
          </w:rPr>
          <w:t>PDS4</w:t>
        </w:r>
        <w:r>
          <w:rPr>
            <w:color w:val="000000"/>
          </w:rPr>
          <w:tab/>
          <w:t>Version 4 of the PDS Standards</w:t>
        </w:r>
      </w:ins>
    </w:p>
    <w:p w14:paraId="3468A606" w14:textId="77777777" w:rsidR="003F249E" w:rsidRDefault="003F249E" w:rsidP="006571EC">
      <w:pPr>
        <w:tabs>
          <w:tab w:val="left" w:pos="1440"/>
        </w:tabs>
        <w:autoSpaceDE w:val="0"/>
        <w:rPr>
          <w:color w:val="000000"/>
        </w:rPr>
      </w:pPr>
      <w:ins w:id="492" w:author="Sean Hardman" w:date="2013-09-01T13:36:00Z">
        <w:r>
          <w:rPr>
            <w:color w:val="000000"/>
          </w:rPr>
          <w:t>PDS 2010</w:t>
        </w:r>
        <w:r>
          <w:rPr>
            <w:color w:val="000000"/>
          </w:rPr>
          <w:tab/>
        </w:r>
        <w:r w:rsidRPr="001360DE">
          <w:rPr>
            <w:color w:val="000000"/>
          </w:rPr>
          <w:t>The initial identifier of the PDS4 Project</w:t>
        </w:r>
      </w:ins>
    </w:p>
    <w:p w14:paraId="2DB5F66B" w14:textId="77777777" w:rsidR="006571EC" w:rsidRDefault="006571EC" w:rsidP="006571EC">
      <w:pPr>
        <w:tabs>
          <w:tab w:val="left" w:pos="1440"/>
        </w:tabs>
        <w:autoSpaceDE w:val="0"/>
        <w:rPr>
          <w:color w:val="000000"/>
        </w:rPr>
      </w:pPr>
      <w:r>
        <w:rPr>
          <w:color w:val="000000"/>
        </w:rPr>
        <w:t>REST</w:t>
      </w:r>
      <w:r>
        <w:rPr>
          <w:color w:val="000000"/>
        </w:rPr>
        <w:tab/>
      </w:r>
      <w:r w:rsidRPr="00490F64">
        <w:rPr>
          <w:color w:val="000000"/>
        </w:rPr>
        <w:t>Representational State Transfer</w:t>
      </w:r>
    </w:p>
    <w:p w14:paraId="38BB303A" w14:textId="77777777" w:rsidR="006571EC" w:rsidRDefault="006571EC" w:rsidP="006571EC">
      <w:pPr>
        <w:tabs>
          <w:tab w:val="left" w:pos="1440"/>
        </w:tabs>
        <w:autoSpaceDE w:val="0"/>
        <w:rPr>
          <w:color w:val="000000"/>
        </w:rPr>
      </w:pPr>
      <w:r>
        <w:rPr>
          <w:color w:val="000000"/>
        </w:rPr>
        <w:t>SDD</w:t>
      </w:r>
      <w:r>
        <w:rPr>
          <w:color w:val="000000"/>
        </w:rPr>
        <w:tab/>
        <w:t>Software Design Document</w:t>
      </w:r>
    </w:p>
    <w:p w14:paraId="0035F43F" w14:textId="77777777" w:rsidR="00471CD7" w:rsidRDefault="00471CD7" w:rsidP="006571EC">
      <w:pPr>
        <w:tabs>
          <w:tab w:val="left" w:pos="1440"/>
        </w:tabs>
        <w:autoSpaceDE w:val="0"/>
        <w:rPr>
          <w:color w:val="000000"/>
        </w:rPr>
      </w:pPr>
      <w:r>
        <w:rPr>
          <w:color w:val="000000"/>
        </w:rPr>
        <w:t>SOA</w:t>
      </w:r>
      <w:r>
        <w:rPr>
          <w:color w:val="000000"/>
        </w:rPr>
        <w:tab/>
        <w:t>Service Oriented Architecture</w:t>
      </w:r>
    </w:p>
    <w:p w14:paraId="30E7B9D4" w14:textId="77777777" w:rsidR="00471CD7" w:rsidRDefault="00471CD7" w:rsidP="006571EC">
      <w:pPr>
        <w:tabs>
          <w:tab w:val="left" w:pos="1440"/>
        </w:tabs>
        <w:autoSpaceDE w:val="0"/>
        <w:rPr>
          <w:color w:val="000000"/>
        </w:rPr>
      </w:pPr>
      <w:r>
        <w:rPr>
          <w:color w:val="000000"/>
        </w:rPr>
        <w:t>SPASE</w:t>
      </w:r>
      <w:r>
        <w:rPr>
          <w:color w:val="000000"/>
        </w:rPr>
        <w:tab/>
      </w:r>
      <w:r w:rsidRPr="00471CD7">
        <w:rPr>
          <w:color w:val="000000"/>
        </w:rPr>
        <w:t>Space Physics Archive Search and Extract</w:t>
      </w:r>
    </w:p>
    <w:p w14:paraId="44D0C28C" w14:textId="77777777" w:rsidR="006571EC" w:rsidRDefault="006571EC" w:rsidP="006571EC">
      <w:pPr>
        <w:tabs>
          <w:tab w:val="left" w:pos="1440"/>
        </w:tabs>
        <w:autoSpaceDE w:val="0"/>
        <w:rPr>
          <w:color w:val="000000"/>
        </w:rPr>
      </w:pPr>
      <w:r>
        <w:rPr>
          <w:color w:val="000000"/>
        </w:rPr>
        <w:t>SRD</w:t>
      </w:r>
      <w:r>
        <w:rPr>
          <w:color w:val="000000"/>
        </w:rPr>
        <w:tab/>
        <w:t>Software Requirements Document</w:t>
      </w:r>
    </w:p>
    <w:p w14:paraId="17C4567E" w14:textId="77777777" w:rsidR="006571EC" w:rsidRDefault="006571EC" w:rsidP="006571EC">
      <w:pPr>
        <w:tabs>
          <w:tab w:val="left" w:pos="1440"/>
        </w:tabs>
        <w:autoSpaceDE w:val="0"/>
      </w:pPr>
      <w:r>
        <w:rPr>
          <w:color w:val="000000"/>
        </w:rPr>
        <w:t>UC</w:t>
      </w:r>
      <w:r>
        <w:rPr>
          <w:color w:val="000000"/>
        </w:rPr>
        <w:tab/>
      </w:r>
      <w:r>
        <w:t>Use Case</w:t>
      </w:r>
    </w:p>
    <w:p w14:paraId="6236ED3F" w14:textId="77777777" w:rsidR="006571EC" w:rsidRDefault="006571EC" w:rsidP="006571EC">
      <w:pPr>
        <w:tabs>
          <w:tab w:val="left" w:pos="1440"/>
        </w:tabs>
        <w:autoSpaceDE w:val="0"/>
      </w:pPr>
      <w:r>
        <w:t>UDDI</w:t>
      </w:r>
      <w:r>
        <w:tab/>
        <w:t>Universal Description Discovery &amp; Integration</w:t>
      </w:r>
    </w:p>
    <w:p w14:paraId="7038830B" w14:textId="77777777" w:rsidR="006571EC" w:rsidRDefault="006571EC" w:rsidP="006571EC">
      <w:pPr>
        <w:tabs>
          <w:tab w:val="left" w:pos="1440"/>
        </w:tabs>
        <w:autoSpaceDE w:val="0"/>
      </w:pPr>
      <w:r>
        <w:t>WADL</w:t>
      </w:r>
      <w:r>
        <w:tab/>
        <w:t>Web Application Description Language</w:t>
      </w:r>
    </w:p>
    <w:p w14:paraId="4308322F" w14:textId="77777777" w:rsidR="006571EC" w:rsidRDefault="006571EC" w:rsidP="006571EC">
      <w:pPr>
        <w:tabs>
          <w:tab w:val="left" w:pos="1440"/>
        </w:tabs>
        <w:autoSpaceDE w:val="0"/>
      </w:pPr>
      <w:r>
        <w:t>WAR</w:t>
      </w:r>
      <w:r>
        <w:tab/>
        <w:t>Web Application Archive</w:t>
      </w:r>
    </w:p>
    <w:p w14:paraId="2C7A1236" w14:textId="77777777" w:rsidR="006571EC" w:rsidRDefault="006571EC" w:rsidP="006571EC">
      <w:pPr>
        <w:tabs>
          <w:tab w:val="left" w:pos="1440"/>
        </w:tabs>
        <w:autoSpaceDE w:val="0"/>
      </w:pPr>
      <w:r>
        <w:t>WSDL</w:t>
      </w:r>
      <w:r>
        <w:tab/>
        <w:t>Web Service Definition Language</w:t>
      </w:r>
    </w:p>
    <w:p w14:paraId="621972FD" w14:textId="77777777" w:rsidR="006571EC" w:rsidRDefault="006571EC" w:rsidP="006571EC">
      <w:pPr>
        <w:tabs>
          <w:tab w:val="left" w:pos="1440"/>
        </w:tabs>
        <w:autoSpaceDE w:val="0"/>
      </w:pPr>
      <w:r>
        <w:t>XML</w:t>
      </w:r>
      <w:r>
        <w:tab/>
        <w:t>Extensible Markup Language</w:t>
      </w:r>
    </w:p>
    <w:p w14:paraId="055D37CB" w14:textId="77777777" w:rsidR="00C92F12" w:rsidRDefault="00C92F12" w:rsidP="006571EC">
      <w:pPr>
        <w:tabs>
          <w:tab w:val="left" w:pos="1440"/>
        </w:tabs>
        <w:autoSpaceDE w:val="0"/>
      </w:pPr>
      <w:r>
        <w:t>XSLT</w:t>
      </w:r>
      <w:r>
        <w:tab/>
        <w:t>Extensible Stylesheet Language Transformations</w:t>
      </w:r>
    </w:p>
    <w:p w14:paraId="64321F17" w14:textId="77777777" w:rsidR="006571EC" w:rsidRDefault="006571EC" w:rsidP="006571EC">
      <w:pPr>
        <w:jc w:val="both"/>
      </w:pPr>
    </w:p>
    <w:p w14:paraId="71DFA5F8" w14:textId="77777777" w:rsidR="006571EC" w:rsidRDefault="006571EC" w:rsidP="006571EC">
      <w:pPr>
        <w:jc w:val="both"/>
      </w:pPr>
    </w:p>
    <w:sectPr w:rsidR="006571EC" w:rsidSect="006571E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87958E" w14:textId="77777777" w:rsidR="00994349" w:rsidRDefault="00994349">
      <w:r>
        <w:separator/>
      </w:r>
    </w:p>
  </w:endnote>
  <w:endnote w:type="continuationSeparator" w:id="0">
    <w:p w14:paraId="7AAAE620" w14:textId="77777777" w:rsidR="00994349" w:rsidRDefault="00994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Times">
    <w:panose1 w:val="02000500000000000000"/>
    <w:charset w:val="00"/>
    <w:family w:val="auto"/>
    <w:pitch w:val="variable"/>
    <w:sig w:usb0="E00002FF" w:usb1="5000205A" w:usb2="00000000" w:usb3="00000000" w:csb0="0000019F" w:csb1="00000000"/>
  </w:font>
  <w:font w:name="MS Gothic">
    <w:altName w:val="ＭＳ ゴシック"/>
    <w:panose1 w:val="020B06090702050802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AF5C3" w14:textId="77777777" w:rsidR="004B6BF7" w:rsidRDefault="00547272">
    <w:pPr>
      <w:pStyle w:val="Footer"/>
      <w:framePr w:wrap="around" w:vAnchor="text" w:hAnchor="margin" w:xAlign="center" w:y="1"/>
      <w:rPr>
        <w:rStyle w:val="PageNumber"/>
      </w:rPr>
    </w:pPr>
    <w:r>
      <w:rPr>
        <w:rStyle w:val="PageNumber"/>
      </w:rPr>
      <w:fldChar w:fldCharType="begin"/>
    </w:r>
    <w:r w:rsidR="004B6BF7">
      <w:rPr>
        <w:rStyle w:val="PageNumber"/>
      </w:rPr>
      <w:instrText xml:space="preserve">PAGE  </w:instrText>
    </w:r>
    <w:r>
      <w:rPr>
        <w:rStyle w:val="PageNumber"/>
      </w:rPr>
      <w:fldChar w:fldCharType="end"/>
    </w:r>
  </w:p>
  <w:p w14:paraId="50B330FA" w14:textId="77777777" w:rsidR="004B6BF7" w:rsidRDefault="004B6B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431BD" w14:textId="77777777" w:rsidR="004B6BF7" w:rsidRDefault="00547272">
    <w:pPr>
      <w:pStyle w:val="Footer"/>
      <w:framePr w:wrap="around" w:vAnchor="text" w:hAnchor="margin" w:xAlign="center" w:y="1"/>
      <w:rPr>
        <w:rStyle w:val="PageNumber"/>
      </w:rPr>
    </w:pPr>
    <w:r>
      <w:rPr>
        <w:rStyle w:val="PageNumber"/>
      </w:rPr>
      <w:fldChar w:fldCharType="begin"/>
    </w:r>
    <w:r w:rsidR="004B6BF7">
      <w:rPr>
        <w:rStyle w:val="PageNumber"/>
      </w:rPr>
      <w:instrText xml:space="preserve">PAGE  </w:instrText>
    </w:r>
    <w:r>
      <w:rPr>
        <w:rStyle w:val="PageNumber"/>
      </w:rPr>
      <w:fldChar w:fldCharType="separate"/>
    </w:r>
    <w:r w:rsidR="00786F19">
      <w:rPr>
        <w:rStyle w:val="PageNumber"/>
        <w:noProof/>
      </w:rPr>
      <w:t>32</w:t>
    </w:r>
    <w:r>
      <w:rPr>
        <w:rStyle w:val="PageNumber"/>
      </w:rPr>
      <w:fldChar w:fldCharType="end"/>
    </w:r>
  </w:p>
  <w:p w14:paraId="3B050D48" w14:textId="77777777" w:rsidR="004B6BF7" w:rsidRDefault="004B6BF7">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4999E" w14:textId="77777777" w:rsidR="004B6BF7" w:rsidRDefault="004B6BF7">
    <w:pPr>
      <w:pStyle w:val="Footer"/>
      <w:framePr w:wrap="around" w:vAnchor="text" w:hAnchor="margin" w:xAlign="center" w:y="1"/>
      <w:rPr>
        <w:rStyle w:val="PageNumber"/>
      </w:rPr>
    </w:pPr>
  </w:p>
  <w:p w14:paraId="66A5EFE1" w14:textId="77777777" w:rsidR="004B6BF7" w:rsidRDefault="004B6BF7">
    <w:pPr>
      <w:pStyle w:val="Footer"/>
      <w:jc w:val="righ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BDF34A" w14:textId="77777777" w:rsidR="00994349" w:rsidRDefault="00994349">
      <w:r>
        <w:separator/>
      </w:r>
    </w:p>
  </w:footnote>
  <w:footnote w:type="continuationSeparator" w:id="0">
    <w:p w14:paraId="7D69CA54" w14:textId="77777777" w:rsidR="00994349" w:rsidRDefault="00994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BD477" w14:textId="77777777" w:rsidR="004B6BF7" w:rsidRDefault="004B6B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3A8D78" w14:textId="77777777" w:rsidR="004B6BF7" w:rsidRPr="007E7CE3" w:rsidRDefault="004B6BF7" w:rsidP="006571EC">
    <w:pPr>
      <w:pStyle w:val="Header"/>
      <w:jc w:val="center"/>
    </w:pPr>
    <w:r>
      <w:t>Registry</w:t>
    </w:r>
    <w:r w:rsidRPr="007E7CE3">
      <w:t xml:space="preserve"> Service SRD/SDD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D2582" w14:textId="77777777" w:rsidR="004B6BF7" w:rsidRDefault="004B6B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20F2D"/>
    <w:multiLevelType w:val="hybridMultilevel"/>
    <w:tmpl w:val="808CE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73C1C"/>
    <w:multiLevelType w:val="hybridMultilevel"/>
    <w:tmpl w:val="808CE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12DF7"/>
    <w:multiLevelType w:val="hybridMultilevel"/>
    <w:tmpl w:val="2F482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B74FE"/>
    <w:multiLevelType w:val="hybridMultilevel"/>
    <w:tmpl w:val="EF4CF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052EF"/>
    <w:multiLevelType w:val="hybridMultilevel"/>
    <w:tmpl w:val="6172B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02D4A"/>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3364E1"/>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31F65"/>
    <w:multiLevelType w:val="hybridMultilevel"/>
    <w:tmpl w:val="300C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C37DC"/>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950C8F"/>
    <w:multiLevelType w:val="hybridMultilevel"/>
    <w:tmpl w:val="808CE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1520D5"/>
    <w:multiLevelType w:val="hybridMultilevel"/>
    <w:tmpl w:val="6CF8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240B78"/>
    <w:multiLevelType w:val="hybridMultilevel"/>
    <w:tmpl w:val="58065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14BAF"/>
    <w:multiLevelType w:val="multilevel"/>
    <w:tmpl w:val="580655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3F072A"/>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2A28A7"/>
    <w:multiLevelType w:val="hybridMultilevel"/>
    <w:tmpl w:val="909E7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183C91"/>
    <w:multiLevelType w:val="hybridMultilevel"/>
    <w:tmpl w:val="83386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051A18"/>
    <w:multiLevelType w:val="hybridMultilevel"/>
    <w:tmpl w:val="784EC7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40316"/>
    <w:multiLevelType w:val="hybridMultilevel"/>
    <w:tmpl w:val="0B844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E71375"/>
    <w:multiLevelType w:val="hybridMultilevel"/>
    <w:tmpl w:val="808CE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94AE8"/>
    <w:multiLevelType w:val="hybridMultilevel"/>
    <w:tmpl w:val="DE305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85B0D"/>
    <w:multiLevelType w:val="hybridMultilevel"/>
    <w:tmpl w:val="808CE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AA2F05"/>
    <w:multiLevelType w:val="hybridMultilevel"/>
    <w:tmpl w:val="B788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8E4145"/>
    <w:multiLevelType w:val="hybridMultilevel"/>
    <w:tmpl w:val="77F2DE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110D80"/>
    <w:multiLevelType w:val="hybridMultilevel"/>
    <w:tmpl w:val="113C8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2509D5"/>
    <w:multiLevelType w:val="hybridMultilevel"/>
    <w:tmpl w:val="19204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BD6678"/>
    <w:multiLevelType w:val="multilevel"/>
    <w:tmpl w:val="82AC9952"/>
    <w:lvl w:ilvl="0">
      <w:start w:val="1"/>
      <w:numFmt w:val="decimal"/>
      <w:pStyle w:val="Heading1"/>
      <w:lvlText w:val="%1.0"/>
      <w:lvlJc w:val="left"/>
      <w:pPr>
        <w:tabs>
          <w:tab w:val="num" w:pos="720"/>
        </w:tabs>
        <w:ind w:left="720" w:hanging="720"/>
      </w:pPr>
      <w:rPr>
        <w:rFonts w:ascii="Arial" w:hAnsi="Arial" w:hint="default"/>
        <w:b/>
        <w:i w:val="0"/>
        <w:sz w:val="28"/>
      </w:rPr>
    </w:lvl>
    <w:lvl w:ilvl="1">
      <w:start w:val="1"/>
      <w:numFmt w:val="decimal"/>
      <w:pStyle w:val="Heading2"/>
      <w:lvlText w:val="%1.%2"/>
      <w:lvlJc w:val="left"/>
      <w:pPr>
        <w:tabs>
          <w:tab w:val="num" w:pos="360"/>
        </w:tabs>
        <w:ind w:left="0" w:firstLine="0"/>
      </w:pPr>
      <w:rPr>
        <w:rFonts w:ascii="Arial" w:hAnsi="Arial" w:hint="default"/>
        <w:b/>
        <w:i w:val="0"/>
        <w:sz w:val="24"/>
      </w:rPr>
    </w:lvl>
    <w:lvl w:ilvl="2">
      <w:start w:val="1"/>
      <w:numFmt w:val="decimal"/>
      <w:pStyle w:val="Heading3"/>
      <w:lvlText w:val="%1.%2.%3"/>
      <w:lvlJc w:val="left"/>
      <w:pPr>
        <w:tabs>
          <w:tab w:val="num" w:pos="1008"/>
        </w:tabs>
        <w:ind w:left="1008" w:hanging="1008"/>
      </w:pPr>
      <w:rPr>
        <w:rFonts w:ascii="Arial" w:hAnsi="Arial" w:hint="default"/>
        <w:b/>
        <w:i w:val="0"/>
        <w:caps w:val="0"/>
        <w:sz w:val="24"/>
      </w:rPr>
    </w:lvl>
    <w:lvl w:ilvl="3">
      <w:start w:val="1"/>
      <w:numFmt w:val="decimal"/>
      <w:pStyle w:val="Heading4"/>
      <w:lvlText w:val="%1.%2.%3.%4"/>
      <w:lvlJc w:val="left"/>
      <w:pPr>
        <w:tabs>
          <w:tab w:val="num" w:pos="1080"/>
        </w:tabs>
        <w:ind w:left="0" w:firstLine="0"/>
      </w:pPr>
      <w:rPr>
        <w:rFonts w:ascii="Arial" w:hAnsi="Arial" w:hint="default"/>
        <w:b/>
        <w:i w:val="0"/>
        <w:sz w:val="24"/>
      </w:rPr>
    </w:lvl>
    <w:lvl w:ilvl="4">
      <w:start w:val="1"/>
      <w:numFmt w:val="decimal"/>
      <w:pStyle w:val="Heading5"/>
      <w:lvlText w:val="%1.%2.%3.%4.%5"/>
      <w:lvlJc w:val="left"/>
      <w:pPr>
        <w:tabs>
          <w:tab w:val="num" w:pos="1080"/>
        </w:tabs>
        <w:ind w:left="0" w:firstLine="0"/>
      </w:pPr>
      <w:rPr>
        <w:rFonts w:hint="default"/>
      </w:rPr>
    </w:lvl>
    <w:lvl w:ilvl="5">
      <w:start w:val="1"/>
      <w:numFmt w:val="upperLetter"/>
      <w:pStyle w:val="Heading6"/>
      <w:lvlText w:val="APPENDIX %6"/>
      <w:lvlJc w:val="left"/>
      <w:pPr>
        <w:tabs>
          <w:tab w:val="num" w:pos="2160"/>
        </w:tabs>
        <w:ind w:left="2160" w:hanging="2160"/>
      </w:pPr>
      <w:rPr>
        <w:rFonts w:ascii="Arial" w:hAnsi="Arial" w:hint="default"/>
        <w:b/>
        <w:i w:val="0"/>
        <w:sz w:val="28"/>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720"/>
        </w:tabs>
        <w:ind w:left="0" w:firstLine="0"/>
      </w:pPr>
      <w:rPr>
        <w:rFonts w:hint="default"/>
      </w:rPr>
    </w:lvl>
    <w:lvl w:ilvl="8">
      <w:start w:val="1"/>
      <w:numFmt w:val="decimal"/>
      <w:pStyle w:val="Heading9"/>
      <w:lvlText w:val="%6.%7.%8.%9"/>
      <w:lvlJc w:val="left"/>
      <w:pPr>
        <w:tabs>
          <w:tab w:val="num" w:pos="1080"/>
        </w:tabs>
        <w:ind w:left="0" w:firstLine="0"/>
      </w:pPr>
      <w:rPr>
        <w:rFonts w:hint="default"/>
      </w:rPr>
    </w:lvl>
  </w:abstractNum>
  <w:abstractNum w:abstractNumId="26" w15:restartNumberingAfterBreak="0">
    <w:nsid w:val="78494AFC"/>
    <w:multiLevelType w:val="hybridMultilevel"/>
    <w:tmpl w:val="D7CE9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8"/>
  </w:num>
  <w:num w:numId="4">
    <w:abstractNumId w:val="1"/>
  </w:num>
  <w:num w:numId="5">
    <w:abstractNumId w:val="15"/>
  </w:num>
  <w:num w:numId="6">
    <w:abstractNumId w:val="20"/>
  </w:num>
  <w:num w:numId="7">
    <w:abstractNumId w:val="0"/>
  </w:num>
  <w:num w:numId="8">
    <w:abstractNumId w:val="18"/>
  </w:num>
  <w:num w:numId="9">
    <w:abstractNumId w:val="9"/>
  </w:num>
  <w:num w:numId="10">
    <w:abstractNumId w:val="14"/>
  </w:num>
  <w:num w:numId="11">
    <w:abstractNumId w:val="3"/>
  </w:num>
  <w:num w:numId="12">
    <w:abstractNumId w:val="13"/>
  </w:num>
  <w:num w:numId="13">
    <w:abstractNumId w:val="5"/>
  </w:num>
  <w:num w:numId="14">
    <w:abstractNumId w:val="24"/>
  </w:num>
  <w:num w:numId="15">
    <w:abstractNumId w:val="10"/>
  </w:num>
  <w:num w:numId="16">
    <w:abstractNumId w:val="11"/>
  </w:num>
  <w:num w:numId="17">
    <w:abstractNumId w:val="12"/>
  </w:num>
  <w:num w:numId="18">
    <w:abstractNumId w:val="16"/>
  </w:num>
  <w:num w:numId="19">
    <w:abstractNumId w:val="22"/>
  </w:num>
  <w:num w:numId="20">
    <w:abstractNumId w:val="6"/>
  </w:num>
  <w:num w:numId="21">
    <w:abstractNumId w:val="19"/>
  </w:num>
  <w:num w:numId="22">
    <w:abstractNumId w:val="2"/>
  </w:num>
  <w:num w:numId="23">
    <w:abstractNumId w:val="4"/>
  </w:num>
  <w:num w:numId="24">
    <w:abstractNumId w:val="26"/>
  </w:num>
  <w:num w:numId="25">
    <w:abstractNumId w:val="21"/>
  </w:num>
  <w:num w:numId="26">
    <w:abstractNumId w:val="17"/>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6" w:nlCheck="1" w:checkStyle="1"/>
  <w:activeWritingStyle w:appName="MSWord" w:lang="en-US" w:vendorID="64" w:dllVersion="4096" w:nlCheck="1" w:checkStyle="0"/>
  <w:proofState w:spelling="clean" w:grammar="clean"/>
  <w:trackRevisions/>
  <w:defaultTabStop w:val="72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A1"/>
    <w:rsid w:val="0000074C"/>
    <w:rsid w:val="00012C8F"/>
    <w:rsid w:val="000315DD"/>
    <w:rsid w:val="00035DAC"/>
    <w:rsid w:val="000407A1"/>
    <w:rsid w:val="0005518B"/>
    <w:rsid w:val="000837FA"/>
    <w:rsid w:val="000842DF"/>
    <w:rsid w:val="000A05EF"/>
    <w:rsid w:val="000A2DD7"/>
    <w:rsid w:val="000A5F2C"/>
    <w:rsid w:val="000B16FE"/>
    <w:rsid w:val="000B3DA5"/>
    <w:rsid w:val="000C505B"/>
    <w:rsid w:val="000E0A31"/>
    <w:rsid w:val="000E2E7B"/>
    <w:rsid w:val="000E7487"/>
    <w:rsid w:val="00113B40"/>
    <w:rsid w:val="001536B4"/>
    <w:rsid w:val="0016228A"/>
    <w:rsid w:val="001710D5"/>
    <w:rsid w:val="00171A31"/>
    <w:rsid w:val="00191ECA"/>
    <w:rsid w:val="001A57A0"/>
    <w:rsid w:val="001B655E"/>
    <w:rsid w:val="001D1345"/>
    <w:rsid w:val="001F1D54"/>
    <w:rsid w:val="001F7D4B"/>
    <w:rsid w:val="00204FFB"/>
    <w:rsid w:val="00227F5B"/>
    <w:rsid w:val="0024589C"/>
    <w:rsid w:val="002647AE"/>
    <w:rsid w:val="00267410"/>
    <w:rsid w:val="002918AB"/>
    <w:rsid w:val="00296F63"/>
    <w:rsid w:val="002A0094"/>
    <w:rsid w:val="002C3962"/>
    <w:rsid w:val="002E7FA1"/>
    <w:rsid w:val="00301EF0"/>
    <w:rsid w:val="00311CE9"/>
    <w:rsid w:val="00313A6D"/>
    <w:rsid w:val="00355ACF"/>
    <w:rsid w:val="0037352A"/>
    <w:rsid w:val="003800AE"/>
    <w:rsid w:val="003905A4"/>
    <w:rsid w:val="003A6425"/>
    <w:rsid w:val="003B0599"/>
    <w:rsid w:val="003B2F2E"/>
    <w:rsid w:val="003C36DB"/>
    <w:rsid w:val="003C7144"/>
    <w:rsid w:val="003F249E"/>
    <w:rsid w:val="00413183"/>
    <w:rsid w:val="0043509A"/>
    <w:rsid w:val="00453BFA"/>
    <w:rsid w:val="0045736A"/>
    <w:rsid w:val="00461DAF"/>
    <w:rsid w:val="00464DC2"/>
    <w:rsid w:val="00471CD7"/>
    <w:rsid w:val="00474E96"/>
    <w:rsid w:val="00492B05"/>
    <w:rsid w:val="004A119B"/>
    <w:rsid w:val="004A6931"/>
    <w:rsid w:val="004A6EFA"/>
    <w:rsid w:val="004B6BF7"/>
    <w:rsid w:val="004C0963"/>
    <w:rsid w:val="004C6458"/>
    <w:rsid w:val="004D0E1C"/>
    <w:rsid w:val="004E4CC5"/>
    <w:rsid w:val="004E7CD9"/>
    <w:rsid w:val="004F34AF"/>
    <w:rsid w:val="004F4C8A"/>
    <w:rsid w:val="00506230"/>
    <w:rsid w:val="005063D1"/>
    <w:rsid w:val="00530FC2"/>
    <w:rsid w:val="00534935"/>
    <w:rsid w:val="00543712"/>
    <w:rsid w:val="00547272"/>
    <w:rsid w:val="0055009A"/>
    <w:rsid w:val="00582BD1"/>
    <w:rsid w:val="005839C6"/>
    <w:rsid w:val="005A0E70"/>
    <w:rsid w:val="005C5683"/>
    <w:rsid w:val="005D7C4C"/>
    <w:rsid w:val="0063217C"/>
    <w:rsid w:val="00640E8F"/>
    <w:rsid w:val="006571EC"/>
    <w:rsid w:val="0067662A"/>
    <w:rsid w:val="00683AE2"/>
    <w:rsid w:val="00684DD1"/>
    <w:rsid w:val="006939D6"/>
    <w:rsid w:val="006A204A"/>
    <w:rsid w:val="006C179C"/>
    <w:rsid w:val="006D1A90"/>
    <w:rsid w:val="006F48AF"/>
    <w:rsid w:val="007146E9"/>
    <w:rsid w:val="0072230B"/>
    <w:rsid w:val="00725F81"/>
    <w:rsid w:val="00733303"/>
    <w:rsid w:val="0073670C"/>
    <w:rsid w:val="00737BF8"/>
    <w:rsid w:val="007644C2"/>
    <w:rsid w:val="0078484E"/>
    <w:rsid w:val="00786F19"/>
    <w:rsid w:val="00792328"/>
    <w:rsid w:val="007B09AD"/>
    <w:rsid w:val="007C52E7"/>
    <w:rsid w:val="007F4152"/>
    <w:rsid w:val="007F46FE"/>
    <w:rsid w:val="00823417"/>
    <w:rsid w:val="008245B2"/>
    <w:rsid w:val="00835741"/>
    <w:rsid w:val="00850FCF"/>
    <w:rsid w:val="0087054B"/>
    <w:rsid w:val="00877D40"/>
    <w:rsid w:val="00887C23"/>
    <w:rsid w:val="00890FAE"/>
    <w:rsid w:val="008A0B3E"/>
    <w:rsid w:val="008A0C5D"/>
    <w:rsid w:val="008B6928"/>
    <w:rsid w:val="008C6D8B"/>
    <w:rsid w:val="008D3CB3"/>
    <w:rsid w:val="008F3FBB"/>
    <w:rsid w:val="00924F6C"/>
    <w:rsid w:val="00926612"/>
    <w:rsid w:val="00927C1A"/>
    <w:rsid w:val="00942E5D"/>
    <w:rsid w:val="009430E1"/>
    <w:rsid w:val="009505D7"/>
    <w:rsid w:val="00951FB8"/>
    <w:rsid w:val="0095785D"/>
    <w:rsid w:val="00975D01"/>
    <w:rsid w:val="00994054"/>
    <w:rsid w:val="00994349"/>
    <w:rsid w:val="00997C52"/>
    <w:rsid w:val="009A36EF"/>
    <w:rsid w:val="009A73A4"/>
    <w:rsid w:val="009B36F0"/>
    <w:rsid w:val="009D73F1"/>
    <w:rsid w:val="00A004A0"/>
    <w:rsid w:val="00A01793"/>
    <w:rsid w:val="00A05156"/>
    <w:rsid w:val="00A26693"/>
    <w:rsid w:val="00A30F14"/>
    <w:rsid w:val="00A33385"/>
    <w:rsid w:val="00A46CE2"/>
    <w:rsid w:val="00A62422"/>
    <w:rsid w:val="00A644A1"/>
    <w:rsid w:val="00A807BA"/>
    <w:rsid w:val="00A93D42"/>
    <w:rsid w:val="00AA56E7"/>
    <w:rsid w:val="00AC3287"/>
    <w:rsid w:val="00AD2831"/>
    <w:rsid w:val="00AE5487"/>
    <w:rsid w:val="00AF4312"/>
    <w:rsid w:val="00B0021E"/>
    <w:rsid w:val="00B33079"/>
    <w:rsid w:val="00B7140B"/>
    <w:rsid w:val="00B74D57"/>
    <w:rsid w:val="00B96B8E"/>
    <w:rsid w:val="00BA02F1"/>
    <w:rsid w:val="00BA36F5"/>
    <w:rsid w:val="00BF3A87"/>
    <w:rsid w:val="00BF5EF0"/>
    <w:rsid w:val="00C00A29"/>
    <w:rsid w:val="00C1274B"/>
    <w:rsid w:val="00C30C34"/>
    <w:rsid w:val="00C55ABB"/>
    <w:rsid w:val="00C61C52"/>
    <w:rsid w:val="00C81845"/>
    <w:rsid w:val="00C92F12"/>
    <w:rsid w:val="00CB33A6"/>
    <w:rsid w:val="00CD59C7"/>
    <w:rsid w:val="00D028F1"/>
    <w:rsid w:val="00D42726"/>
    <w:rsid w:val="00D42ABD"/>
    <w:rsid w:val="00D50C5C"/>
    <w:rsid w:val="00D92667"/>
    <w:rsid w:val="00DC383C"/>
    <w:rsid w:val="00E13793"/>
    <w:rsid w:val="00E26F29"/>
    <w:rsid w:val="00E40E5A"/>
    <w:rsid w:val="00E45998"/>
    <w:rsid w:val="00E64CA0"/>
    <w:rsid w:val="00E8376E"/>
    <w:rsid w:val="00E84E33"/>
    <w:rsid w:val="00EF68E9"/>
    <w:rsid w:val="00F03685"/>
    <w:rsid w:val="00F04D4B"/>
    <w:rsid w:val="00F263E0"/>
    <w:rsid w:val="00F306DC"/>
    <w:rsid w:val="00F36B18"/>
    <w:rsid w:val="00F579F2"/>
    <w:rsid w:val="00F61164"/>
    <w:rsid w:val="00F717F1"/>
    <w:rsid w:val="00F80AE2"/>
    <w:rsid w:val="00F81046"/>
    <w:rsid w:val="00F970D7"/>
    <w:rsid w:val="00FE6759"/>
    <w:rsid w:val="00FF1622"/>
    <w:rsid w:val="00FF6BC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D7BDD0D"/>
  <w15:docId w15:val="{41D70D56-FC8C-344A-BF27-6BA70B233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6931"/>
    <w:rPr>
      <w:rFonts w:ascii="Arial" w:hAnsi="Arial"/>
    </w:rPr>
  </w:style>
  <w:style w:type="paragraph" w:styleId="Heading1">
    <w:name w:val="heading 1"/>
    <w:basedOn w:val="Normal"/>
    <w:next w:val="Normal"/>
    <w:qFormat/>
    <w:rsid w:val="004A6931"/>
    <w:pPr>
      <w:keepNext/>
      <w:numPr>
        <w:numId w:val="1"/>
      </w:numPr>
      <w:tabs>
        <w:tab w:val="clear" w:pos="720"/>
        <w:tab w:val="left" w:pos="1440"/>
      </w:tabs>
      <w:spacing w:before="120" w:after="120"/>
      <w:ind w:left="1440" w:hanging="1440"/>
      <w:outlineLvl w:val="0"/>
    </w:pPr>
    <w:rPr>
      <w:b/>
      <w:caps/>
      <w:sz w:val="28"/>
    </w:rPr>
  </w:style>
  <w:style w:type="paragraph" w:styleId="Heading2">
    <w:name w:val="heading 2"/>
    <w:basedOn w:val="Normal"/>
    <w:next w:val="Normal"/>
    <w:qFormat/>
    <w:rsid w:val="004A6931"/>
    <w:pPr>
      <w:keepNext/>
      <w:numPr>
        <w:ilvl w:val="1"/>
        <w:numId w:val="1"/>
      </w:numPr>
      <w:tabs>
        <w:tab w:val="clear" w:pos="360"/>
        <w:tab w:val="left" w:pos="1008"/>
      </w:tabs>
      <w:spacing w:before="120" w:after="60"/>
      <w:ind w:left="1008" w:hanging="1008"/>
      <w:outlineLvl w:val="1"/>
    </w:pPr>
    <w:rPr>
      <w:b/>
    </w:rPr>
  </w:style>
  <w:style w:type="paragraph" w:styleId="Heading3">
    <w:name w:val="heading 3"/>
    <w:basedOn w:val="Normal"/>
    <w:next w:val="Normal"/>
    <w:qFormat/>
    <w:rsid w:val="004A6931"/>
    <w:pPr>
      <w:keepNext/>
      <w:numPr>
        <w:ilvl w:val="2"/>
        <w:numId w:val="1"/>
      </w:numPr>
      <w:tabs>
        <w:tab w:val="left" w:pos="1008"/>
      </w:tabs>
      <w:spacing w:after="100" w:afterAutospacing="1"/>
      <w:outlineLvl w:val="2"/>
    </w:pPr>
    <w:rPr>
      <w:b/>
    </w:rPr>
  </w:style>
  <w:style w:type="paragraph" w:styleId="Heading4">
    <w:name w:val="heading 4"/>
    <w:basedOn w:val="Normal"/>
    <w:next w:val="Normal"/>
    <w:qFormat/>
    <w:rsid w:val="004A6931"/>
    <w:pPr>
      <w:numPr>
        <w:ilvl w:val="3"/>
        <w:numId w:val="1"/>
      </w:numPr>
      <w:spacing w:before="240" w:after="120"/>
      <w:outlineLvl w:val="3"/>
    </w:pPr>
    <w:rPr>
      <w:b/>
    </w:rPr>
  </w:style>
  <w:style w:type="paragraph" w:styleId="Heading5">
    <w:name w:val="heading 5"/>
    <w:basedOn w:val="Normal"/>
    <w:next w:val="Normal"/>
    <w:qFormat/>
    <w:rsid w:val="004A6931"/>
    <w:pPr>
      <w:numPr>
        <w:ilvl w:val="4"/>
        <w:numId w:val="1"/>
      </w:numPr>
      <w:spacing w:before="240" w:after="60"/>
      <w:outlineLvl w:val="4"/>
    </w:pPr>
    <w:rPr>
      <w:b/>
      <w:i/>
      <w:sz w:val="26"/>
    </w:rPr>
  </w:style>
  <w:style w:type="paragraph" w:styleId="Heading6">
    <w:name w:val="heading 6"/>
    <w:basedOn w:val="Normal"/>
    <w:next w:val="Normal"/>
    <w:qFormat/>
    <w:rsid w:val="004A6931"/>
    <w:pPr>
      <w:numPr>
        <w:ilvl w:val="5"/>
        <w:numId w:val="1"/>
      </w:numPr>
      <w:spacing w:before="120" w:after="120"/>
      <w:outlineLvl w:val="5"/>
    </w:pPr>
    <w:rPr>
      <w:b/>
      <w:caps/>
      <w:sz w:val="28"/>
    </w:rPr>
  </w:style>
  <w:style w:type="paragraph" w:styleId="Heading7">
    <w:name w:val="heading 7"/>
    <w:basedOn w:val="Normal"/>
    <w:next w:val="Normal"/>
    <w:qFormat/>
    <w:rsid w:val="004A6931"/>
    <w:pPr>
      <w:numPr>
        <w:ilvl w:val="6"/>
        <w:numId w:val="1"/>
      </w:numPr>
      <w:spacing w:before="240" w:after="60"/>
      <w:outlineLvl w:val="6"/>
    </w:pPr>
  </w:style>
  <w:style w:type="paragraph" w:styleId="Heading8">
    <w:name w:val="heading 8"/>
    <w:basedOn w:val="Normal"/>
    <w:next w:val="Normal"/>
    <w:qFormat/>
    <w:rsid w:val="004A6931"/>
    <w:pPr>
      <w:numPr>
        <w:ilvl w:val="7"/>
        <w:numId w:val="1"/>
      </w:numPr>
      <w:spacing w:before="240" w:after="60"/>
      <w:outlineLvl w:val="7"/>
    </w:pPr>
    <w:rPr>
      <w:i/>
    </w:rPr>
  </w:style>
  <w:style w:type="paragraph" w:styleId="Heading9">
    <w:name w:val="heading 9"/>
    <w:basedOn w:val="Normal"/>
    <w:next w:val="Normal"/>
    <w:qFormat/>
    <w:rsid w:val="004A6931"/>
    <w:pPr>
      <w:numPr>
        <w:ilvl w:val="8"/>
        <w:numId w:val="1"/>
      </w:numPr>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4A6931"/>
    <w:pPr>
      <w:jc w:val="both"/>
    </w:pPr>
  </w:style>
  <w:style w:type="paragraph" w:styleId="TOC7">
    <w:name w:val="toc 7"/>
    <w:basedOn w:val="Normal"/>
    <w:next w:val="Normal"/>
    <w:uiPriority w:val="39"/>
    <w:rsid w:val="004A6931"/>
    <w:pPr>
      <w:widowControl w:val="0"/>
      <w:tabs>
        <w:tab w:val="left" w:pos="1872"/>
        <w:tab w:val="right" w:leader="dot" w:pos="9360"/>
      </w:tabs>
      <w:spacing w:before="120"/>
      <w:ind w:left="1872" w:hanging="1872"/>
      <w:outlineLvl w:val="6"/>
    </w:pPr>
    <w:rPr>
      <w:b/>
    </w:rPr>
  </w:style>
  <w:style w:type="paragraph" w:styleId="Caption">
    <w:name w:val="caption"/>
    <w:basedOn w:val="Normal"/>
    <w:next w:val="Normal"/>
    <w:qFormat/>
    <w:rsid w:val="004A6931"/>
    <w:pPr>
      <w:tabs>
        <w:tab w:val="left" w:pos="-720"/>
      </w:tabs>
      <w:suppressAutoHyphens/>
      <w:jc w:val="center"/>
    </w:pPr>
    <w:rPr>
      <w:b/>
      <w:i/>
      <w:sz w:val="20"/>
    </w:rPr>
  </w:style>
  <w:style w:type="paragraph" w:styleId="TOC1">
    <w:name w:val="toc 1"/>
    <w:basedOn w:val="Normal"/>
    <w:next w:val="Normal"/>
    <w:uiPriority w:val="39"/>
    <w:rsid w:val="004A6931"/>
    <w:pPr>
      <w:keepLines/>
      <w:tabs>
        <w:tab w:val="left" w:pos="1008"/>
        <w:tab w:val="right" w:leader="dot" w:pos="8640"/>
      </w:tabs>
      <w:spacing w:before="120"/>
      <w:ind w:left="1008" w:hanging="1008"/>
    </w:pPr>
    <w:rPr>
      <w:b/>
      <w:caps/>
      <w:noProof/>
    </w:rPr>
  </w:style>
  <w:style w:type="character" w:styleId="Hyperlink">
    <w:name w:val="Hyperlink"/>
    <w:basedOn w:val="DefaultParagraphFont"/>
    <w:rsid w:val="004A6931"/>
    <w:rPr>
      <w:color w:val="0000FF"/>
      <w:u w:val="single"/>
    </w:rPr>
  </w:style>
  <w:style w:type="paragraph" w:styleId="TOC2">
    <w:name w:val="toc 2"/>
    <w:basedOn w:val="Normal"/>
    <w:next w:val="Normal"/>
    <w:uiPriority w:val="39"/>
    <w:rsid w:val="004A6931"/>
    <w:pPr>
      <w:tabs>
        <w:tab w:val="left" w:pos="1800"/>
        <w:tab w:val="right" w:leader="dot" w:pos="8640"/>
      </w:tabs>
      <w:ind w:left="1296" w:hanging="1008"/>
    </w:pPr>
    <w:rPr>
      <w:noProof/>
    </w:rPr>
  </w:style>
  <w:style w:type="paragraph" w:styleId="TOC3">
    <w:name w:val="toc 3"/>
    <w:basedOn w:val="Normal"/>
    <w:next w:val="Normal"/>
    <w:uiPriority w:val="39"/>
    <w:rsid w:val="004A6931"/>
    <w:pPr>
      <w:tabs>
        <w:tab w:val="left" w:pos="1800"/>
        <w:tab w:val="right" w:leader="dot" w:pos="8640"/>
      </w:tabs>
      <w:ind w:left="1440" w:hanging="1008"/>
    </w:pPr>
  </w:style>
  <w:style w:type="paragraph" w:styleId="TOC4">
    <w:name w:val="toc 4"/>
    <w:basedOn w:val="Normal"/>
    <w:next w:val="Normal"/>
    <w:autoRedefine/>
    <w:uiPriority w:val="39"/>
    <w:rsid w:val="004A6931"/>
    <w:pPr>
      <w:ind w:left="720"/>
    </w:pPr>
  </w:style>
  <w:style w:type="paragraph" w:styleId="TOC6">
    <w:name w:val="toc 6"/>
    <w:basedOn w:val="Normal"/>
    <w:next w:val="Normal"/>
    <w:uiPriority w:val="39"/>
    <w:rsid w:val="004A6931"/>
    <w:pPr>
      <w:tabs>
        <w:tab w:val="left" w:pos="1800"/>
        <w:tab w:val="right" w:leader="dot" w:pos="8640"/>
      </w:tabs>
      <w:spacing w:before="120"/>
      <w:ind w:left="1872" w:hanging="1872"/>
    </w:pPr>
    <w:rPr>
      <w:b/>
      <w:caps/>
    </w:rPr>
  </w:style>
  <w:style w:type="paragraph" w:styleId="BodyText2">
    <w:name w:val="Body Text 2"/>
    <w:basedOn w:val="Normal"/>
    <w:rsid w:val="004A6931"/>
  </w:style>
  <w:style w:type="paragraph" w:styleId="Header">
    <w:name w:val="header"/>
    <w:basedOn w:val="Normal"/>
    <w:rsid w:val="004A6931"/>
    <w:pPr>
      <w:tabs>
        <w:tab w:val="center" w:pos="4320"/>
        <w:tab w:val="right" w:pos="8640"/>
      </w:tabs>
    </w:pPr>
  </w:style>
  <w:style w:type="paragraph" w:styleId="BodyText">
    <w:name w:val="Body Text"/>
    <w:basedOn w:val="Normal"/>
    <w:rsid w:val="004A6931"/>
    <w:rPr>
      <w:b/>
    </w:rPr>
  </w:style>
  <w:style w:type="character" w:styleId="PageNumber">
    <w:name w:val="page number"/>
    <w:basedOn w:val="DefaultParagraphFont"/>
    <w:rsid w:val="004A6931"/>
  </w:style>
  <w:style w:type="paragraph" w:styleId="Footer">
    <w:name w:val="footer"/>
    <w:basedOn w:val="Normal"/>
    <w:rsid w:val="004A6931"/>
    <w:pPr>
      <w:tabs>
        <w:tab w:val="center" w:pos="4320"/>
        <w:tab w:val="right" w:pos="8640"/>
      </w:tabs>
    </w:pPr>
  </w:style>
  <w:style w:type="character" w:styleId="FollowedHyperlink">
    <w:name w:val="FollowedHyperlink"/>
    <w:basedOn w:val="DefaultParagraphFont"/>
    <w:rsid w:val="004A6931"/>
    <w:rPr>
      <w:color w:val="800080"/>
      <w:u w:val="single"/>
    </w:rPr>
  </w:style>
  <w:style w:type="paragraph" w:styleId="TOC5">
    <w:name w:val="toc 5"/>
    <w:basedOn w:val="Normal"/>
    <w:next w:val="Normal"/>
    <w:autoRedefine/>
    <w:uiPriority w:val="39"/>
    <w:semiHidden/>
    <w:rsid w:val="000407A1"/>
    <w:pPr>
      <w:ind w:left="960"/>
    </w:pPr>
  </w:style>
  <w:style w:type="paragraph" w:styleId="TOC8">
    <w:name w:val="toc 8"/>
    <w:basedOn w:val="Normal"/>
    <w:next w:val="Normal"/>
    <w:autoRedefine/>
    <w:uiPriority w:val="39"/>
    <w:semiHidden/>
    <w:rsid w:val="000407A1"/>
    <w:pPr>
      <w:ind w:left="1680"/>
    </w:pPr>
  </w:style>
  <w:style w:type="paragraph" w:styleId="TOC9">
    <w:name w:val="toc 9"/>
    <w:basedOn w:val="Normal"/>
    <w:next w:val="Normal"/>
    <w:autoRedefine/>
    <w:uiPriority w:val="39"/>
    <w:semiHidden/>
    <w:rsid w:val="000407A1"/>
    <w:pPr>
      <w:ind w:left="1920"/>
    </w:pPr>
  </w:style>
  <w:style w:type="paragraph" w:styleId="BalloonText">
    <w:name w:val="Balloon Text"/>
    <w:basedOn w:val="Normal"/>
    <w:link w:val="BalloonTextChar"/>
    <w:uiPriority w:val="99"/>
    <w:semiHidden/>
    <w:unhideWhenUsed/>
    <w:rsid w:val="001C4304"/>
    <w:rPr>
      <w:rFonts w:ascii="Lucida Grande" w:hAnsi="Lucida Grande"/>
      <w:sz w:val="18"/>
      <w:szCs w:val="18"/>
    </w:rPr>
  </w:style>
  <w:style w:type="character" w:customStyle="1" w:styleId="BalloonTextChar">
    <w:name w:val="Balloon Text Char"/>
    <w:basedOn w:val="DefaultParagraphFont"/>
    <w:link w:val="BalloonText"/>
    <w:uiPriority w:val="99"/>
    <w:semiHidden/>
    <w:rsid w:val="001C4304"/>
    <w:rPr>
      <w:rFonts w:ascii="Lucida Grande" w:hAnsi="Lucida Grande"/>
      <w:sz w:val="18"/>
      <w:szCs w:val="18"/>
    </w:rPr>
  </w:style>
  <w:style w:type="paragraph" w:styleId="Title">
    <w:name w:val="Title"/>
    <w:basedOn w:val="Normal"/>
    <w:next w:val="Normal"/>
    <w:link w:val="TitleChar"/>
    <w:uiPriority w:val="10"/>
    <w:qFormat/>
    <w:rsid w:val="00AD635E"/>
    <w:pPr>
      <w:spacing w:before="240" w:after="60"/>
      <w:jc w:val="center"/>
      <w:outlineLvl w:val="0"/>
    </w:pPr>
    <w:rPr>
      <w:rFonts w:ascii="Calibri" w:hAnsi="Calibri"/>
      <w:b/>
      <w:bCs/>
      <w:kern w:val="28"/>
      <w:sz w:val="32"/>
      <w:szCs w:val="32"/>
    </w:rPr>
  </w:style>
  <w:style w:type="character" w:customStyle="1" w:styleId="TitleChar">
    <w:name w:val="Title Char"/>
    <w:basedOn w:val="DefaultParagraphFont"/>
    <w:link w:val="Title"/>
    <w:uiPriority w:val="10"/>
    <w:rsid w:val="00AD635E"/>
    <w:rPr>
      <w:rFonts w:ascii="Calibri" w:eastAsia="Times New Roman" w:hAnsi="Calibri" w:cs="Times New Roman"/>
      <w:b/>
      <w:bCs/>
      <w:kern w:val="28"/>
      <w:sz w:val="32"/>
      <w:szCs w:val="32"/>
    </w:rPr>
  </w:style>
  <w:style w:type="paragraph" w:styleId="ListParagraph">
    <w:name w:val="List Paragraph"/>
    <w:basedOn w:val="Normal"/>
    <w:rsid w:val="00994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jpeg"/><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6516</Words>
  <Characters>37143</Characters>
  <Application>Microsoft Office Word</Application>
  <DocSecurity>0</DocSecurity>
  <Lines>309</Lines>
  <Paragraphs>87</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PDS 2010 Registry Service Software Requirement and Design Document (SRD/SDD)</vt:lpstr>
      <vt:lpstr>Planetary Data System</vt:lpstr>
      <vt:lpstr>Registry Service</vt:lpstr>
      <vt:lpstr>Software Requirements and Design Document (SRD/SDD)</vt:lpstr>
      <vt:lpstr/>
      <vt:lpstr/>
      <vt:lpstr/>
      <vt:lpstr/>
      <vt:lpstr/>
      <vt:lpstr/>
      <vt:lpstr/>
      <vt:lpstr/>
      <vt:lpstr>INTRODUCTION</vt:lpstr>
      <vt:lpstr>    Document Scope and Purpose </vt:lpstr>
      <vt:lpstr>    Method </vt:lpstr>
      <vt:lpstr>    Notation </vt:lpstr>
      <vt:lpstr>    Controlling Documents</vt:lpstr>
      <vt:lpstr>    Applicable Documents</vt:lpstr>
      <vt:lpstr>    Document Maintenance</vt:lpstr>
      <vt:lpstr>Service Description</vt:lpstr>
      <vt:lpstr>Use Cases</vt:lpstr>
      <vt:lpstr>    Manage Policy</vt:lpstr>
      <vt:lpstr>    Publish ArtifactProduct</vt:lpstr>
      <vt:lpstr>    Update ArtifactProduct</vt:lpstr>
      <vt:lpstr>    Approve ArtifactProduct</vt:lpstr>
      <vt:lpstr>    Deprecate ArtifactProduct</vt:lpstr>
      <vt:lpstr>    Delete ArtifactProduct</vt:lpstr>
      <vt:lpstr>    Query ArtifactProduct</vt:lpstr>
      <vt:lpstr>    Retrieve ArtifactProduct</vt:lpstr>
      <vt:lpstr>Requirements</vt:lpstr>
      <vt:lpstr>    Level 4 Requirements</vt:lpstr>
      <vt:lpstr>    Level 5 Requirements</vt:lpstr>
      <vt:lpstr>DESIGN PHILOSOPHY, ASSUMPTIONS, AND CONSTRAINTS</vt:lpstr>
      <vt:lpstr>ARCHITECTURAL DESIGN</vt:lpstr>
      <vt:lpstr>    Service Architecture</vt:lpstr>
      <vt:lpstr>    External Interface Design</vt:lpstr>
      <vt:lpstr>    Internal Interface Design</vt:lpstr>
      <vt:lpstr>    Data Model</vt:lpstr>
      <vt:lpstr>ANALYSIS</vt:lpstr>
      <vt:lpstr>IMPLEMENTATION </vt:lpstr>
      <vt:lpstr>DETAILED DESIGN </vt:lpstr>
    </vt:vector>
  </TitlesOfParts>
  <Manager/>
  <Company>Jet Propulsion Laboratory</Company>
  <LinksUpToDate>false</LinksUpToDate>
  <CharactersWithSpaces>43572</CharactersWithSpaces>
  <SharedDoc>false</SharedDoc>
  <HyperlinkBase/>
  <HLinks>
    <vt:vector size="54" baseType="variant">
      <vt:variant>
        <vt:i4>7012363</vt:i4>
      </vt:variant>
      <vt:variant>
        <vt:i4>2145</vt:i4>
      </vt:variant>
      <vt:variant>
        <vt:i4>1025</vt:i4>
      </vt:variant>
      <vt:variant>
        <vt:i4>1</vt:i4>
      </vt:variant>
      <vt:variant>
        <vt:lpwstr>PDS4_logo3_20090415</vt:lpwstr>
      </vt:variant>
      <vt:variant>
        <vt:lpwstr/>
      </vt:variant>
      <vt:variant>
        <vt:i4>7667766</vt:i4>
      </vt:variant>
      <vt:variant>
        <vt:i4>9858</vt:i4>
      </vt:variant>
      <vt:variant>
        <vt:i4>1028</vt:i4>
      </vt:variant>
      <vt:variant>
        <vt:i4>1</vt:i4>
      </vt:variant>
      <vt:variant>
        <vt:lpwstr>pds2010_registry_design_context</vt:lpwstr>
      </vt:variant>
      <vt:variant>
        <vt:lpwstr/>
      </vt:variant>
      <vt:variant>
        <vt:i4>7667766</vt:i4>
      </vt:variant>
      <vt:variant>
        <vt:i4>9859</vt:i4>
      </vt:variant>
      <vt:variant>
        <vt:i4>1026</vt:i4>
      </vt:variant>
      <vt:variant>
        <vt:i4>1</vt:i4>
      </vt:variant>
      <vt:variant>
        <vt:lpwstr>pds2010_registry_design_context</vt:lpwstr>
      </vt:variant>
      <vt:variant>
        <vt:lpwstr/>
      </vt:variant>
      <vt:variant>
        <vt:i4>4063321</vt:i4>
      </vt:variant>
      <vt:variant>
        <vt:i4>15537</vt:i4>
      </vt:variant>
      <vt:variant>
        <vt:i4>1030</vt:i4>
      </vt:variant>
      <vt:variant>
        <vt:i4>1</vt:i4>
      </vt:variant>
      <vt:variant>
        <vt:lpwstr>pds2010_registry_design_use_cases</vt:lpwstr>
      </vt:variant>
      <vt:variant>
        <vt:lpwstr/>
      </vt:variant>
      <vt:variant>
        <vt:i4>7667766</vt:i4>
      </vt:variant>
      <vt:variant>
        <vt:i4>15538</vt:i4>
      </vt:variant>
      <vt:variant>
        <vt:i4>1029</vt:i4>
      </vt:variant>
      <vt:variant>
        <vt:i4>1</vt:i4>
      </vt:variant>
      <vt:variant>
        <vt:lpwstr>pds2010_registry_design_context</vt:lpwstr>
      </vt:variant>
      <vt:variant>
        <vt:lpwstr/>
      </vt:variant>
      <vt:variant>
        <vt:i4>786472</vt:i4>
      </vt:variant>
      <vt:variant>
        <vt:i4>29529</vt:i4>
      </vt:variant>
      <vt:variant>
        <vt:i4>1033</vt:i4>
      </vt:variant>
      <vt:variant>
        <vt:i4>1</vt:i4>
      </vt:variant>
      <vt:variant>
        <vt:lpwstr>pds2010_registry_design_arch</vt:lpwstr>
      </vt:variant>
      <vt:variant>
        <vt:lpwstr/>
      </vt:variant>
      <vt:variant>
        <vt:i4>786472</vt:i4>
      </vt:variant>
      <vt:variant>
        <vt:i4>29530</vt:i4>
      </vt:variant>
      <vt:variant>
        <vt:i4>1031</vt:i4>
      </vt:variant>
      <vt:variant>
        <vt:i4>1</vt:i4>
      </vt:variant>
      <vt:variant>
        <vt:lpwstr>pds2010_registry_design_arch</vt:lpwstr>
      </vt:variant>
      <vt:variant>
        <vt:lpwstr/>
      </vt:variant>
      <vt:variant>
        <vt:i4>786458</vt:i4>
      </vt:variant>
      <vt:variant>
        <vt:i4>31658</vt:i4>
      </vt:variant>
      <vt:variant>
        <vt:i4>1027</vt:i4>
      </vt:variant>
      <vt:variant>
        <vt:i4>1</vt:i4>
      </vt:variant>
      <vt:variant>
        <vt:lpwstr>pds2010_registry_design_arch2</vt:lpwstr>
      </vt:variant>
      <vt:variant>
        <vt:lpwstr/>
      </vt:variant>
      <vt:variant>
        <vt:i4>5505049</vt:i4>
      </vt:variant>
      <vt:variant>
        <vt:i4>34687</vt:i4>
      </vt:variant>
      <vt:variant>
        <vt:i4>1032</vt:i4>
      </vt:variant>
      <vt:variant>
        <vt:i4>1</vt:i4>
      </vt:variant>
      <vt:variant>
        <vt:lpwstr>RegRep_100127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PDS 2010 Registry Service Software Requirement and Design Document (SRD/SDD)</dc:title>
  <dc:subject/>
  <dc:creator>Sean Hardman</dc:creator>
  <cp:keywords/>
  <dc:description/>
  <cp:lastModifiedBy>Jordan Padams</cp:lastModifiedBy>
  <cp:revision>2</cp:revision>
  <cp:lastPrinted>2013-09-01T23:06:00Z</cp:lastPrinted>
  <dcterms:created xsi:type="dcterms:W3CDTF">2020-05-29T22:47:00Z</dcterms:created>
  <dcterms:modified xsi:type="dcterms:W3CDTF">2020-05-29T22:47:00Z</dcterms:modified>
  <cp:category/>
</cp:coreProperties>
</file>