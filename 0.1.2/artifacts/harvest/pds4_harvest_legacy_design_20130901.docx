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E5E5F" w14:textId="77777777" w:rsidR="00634CF2" w:rsidRPr="00D04E15" w:rsidRDefault="00634CF2" w:rsidP="0044093F">
      <w:pPr>
        <w:jc w:val="center"/>
        <w:outlineLvl w:val="0"/>
        <w:rPr>
          <w:rFonts w:cs="Arial"/>
          <w:b/>
          <w:sz w:val="36"/>
          <w:szCs w:val="36"/>
        </w:rPr>
      </w:pPr>
      <w:bookmarkStart w:id="0" w:name="_Toc381431320"/>
      <w:bookmarkStart w:id="1" w:name="_Toc381431636"/>
      <w:bookmarkStart w:id="2" w:name="_Toc381431723"/>
      <w:bookmarkStart w:id="3" w:name="_Toc381431876"/>
      <w:bookmarkStart w:id="4" w:name="_Toc381442725"/>
      <w:bookmarkStart w:id="5" w:name="_Toc385230039"/>
      <w:bookmarkStart w:id="6" w:name="_Toc385230168"/>
      <w:bookmarkStart w:id="7" w:name="_Toc385307532"/>
      <w:bookmarkStart w:id="8" w:name="_Toc389445233"/>
      <w:bookmarkStart w:id="9" w:name="_Toc389449752"/>
      <w:bookmarkStart w:id="10" w:name="_GoBack"/>
      <w:bookmarkEnd w:id="10"/>
      <w:r w:rsidRPr="00D04E15">
        <w:rPr>
          <w:rFonts w:cs="Arial"/>
          <w:b/>
          <w:sz w:val="36"/>
          <w:szCs w:val="36"/>
        </w:rPr>
        <w:t>Planetary Data System</w:t>
      </w:r>
    </w:p>
    <w:p w14:paraId="1D673C81" w14:textId="77777777" w:rsidR="0044093F" w:rsidRDefault="0044093F" w:rsidP="0044093F"/>
    <w:p w14:paraId="1C88DA1C" w14:textId="77777777" w:rsidR="0044093F" w:rsidRDefault="0044093F" w:rsidP="0044093F"/>
    <w:p w14:paraId="49243552" w14:textId="77777777" w:rsidR="0044093F" w:rsidRDefault="0044093F" w:rsidP="0044093F"/>
    <w:p w14:paraId="0D1E59C4" w14:textId="77777777" w:rsidR="0044093F" w:rsidRPr="00AD635E" w:rsidRDefault="0044093F" w:rsidP="0044093F">
      <w:pPr>
        <w:pStyle w:val="Title"/>
        <w:rPr>
          <w:sz w:val="40"/>
        </w:rPr>
      </w:pPr>
      <w:r>
        <w:rPr>
          <w:sz w:val="40"/>
        </w:rPr>
        <w:t>Harvest</w:t>
      </w:r>
      <w:r w:rsidRPr="00AD635E">
        <w:rPr>
          <w:sz w:val="40"/>
        </w:rPr>
        <w:t xml:space="preserve"> </w:t>
      </w:r>
      <w:r>
        <w:rPr>
          <w:sz w:val="40"/>
        </w:rPr>
        <w:t>Tool</w:t>
      </w:r>
    </w:p>
    <w:p w14:paraId="606678E9" w14:textId="77777777" w:rsidR="0044093F" w:rsidRPr="00AD635E" w:rsidRDefault="0044093F" w:rsidP="0044093F">
      <w:pPr>
        <w:pStyle w:val="Title"/>
        <w:rPr>
          <w:sz w:val="40"/>
        </w:rPr>
      </w:pPr>
      <w:r w:rsidRPr="00AD635E">
        <w:rPr>
          <w:sz w:val="40"/>
        </w:rPr>
        <w:t>Software Requirements and Design Document (SRD/SDD)</w:t>
      </w:r>
    </w:p>
    <w:p w14:paraId="56397223" w14:textId="77777777" w:rsidR="0044093F" w:rsidRDefault="0044093F" w:rsidP="0044093F">
      <w:pPr>
        <w:rPr>
          <w:rFonts w:cs="Arial"/>
        </w:rPr>
      </w:pPr>
    </w:p>
    <w:p w14:paraId="74DC8D57" w14:textId="77777777" w:rsidR="0044093F" w:rsidRDefault="0044093F" w:rsidP="0044093F"/>
    <w:p w14:paraId="4C2740A2" w14:textId="77777777" w:rsidR="0044093F" w:rsidRDefault="0044093F" w:rsidP="0044093F"/>
    <w:p w14:paraId="18E774C6" w14:textId="77777777" w:rsidR="0044093F" w:rsidRDefault="00F328F8" w:rsidP="0044093F">
      <w:pPr>
        <w:jc w:val="center"/>
      </w:pPr>
      <w:del w:id="11" w:author="Sean Hardman" w:date="2013-09-01T13:06:00Z">
        <w:r w:rsidDel="00CA52FF">
          <w:rPr>
            <w:noProof/>
          </w:rPr>
          <w:drawing>
            <wp:inline distT="0" distB="0" distL="0" distR="0" wp14:anchorId="64D0E8FA" wp14:editId="3D86B189">
              <wp:extent cx="2235200" cy="2171700"/>
              <wp:effectExtent l="25400" t="0" r="0" b="0"/>
              <wp:docPr id="1" name="Picture 1" descr="PDS4_logo3_200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S4_logo3_20090415"/>
                      <pic:cNvPicPr>
                        <a:picLocks noChangeAspect="1" noChangeArrowheads="1"/>
                      </pic:cNvPicPr>
                    </pic:nvPicPr>
                    <pic:blipFill>
                      <a:blip r:embed="rId8"/>
                      <a:srcRect/>
                      <a:stretch>
                        <a:fillRect/>
                      </a:stretch>
                    </pic:blipFill>
                    <pic:spPr bwMode="auto">
                      <a:xfrm>
                        <a:off x="0" y="0"/>
                        <a:ext cx="2235200" cy="2171700"/>
                      </a:xfrm>
                      <a:prstGeom prst="rect">
                        <a:avLst/>
                      </a:prstGeom>
                      <a:noFill/>
                      <a:ln w="9525">
                        <a:noFill/>
                        <a:miter lim="800000"/>
                        <a:headEnd/>
                        <a:tailEnd/>
                      </a:ln>
                    </pic:spPr>
                  </pic:pic>
                </a:graphicData>
              </a:graphic>
            </wp:inline>
          </w:drawing>
        </w:r>
      </w:del>
      <w:ins w:id="12" w:author="Sean Hardman" w:date="2013-09-01T13:06:00Z">
        <w:r w:rsidR="00CA52FF">
          <w:rPr>
            <w:noProof/>
          </w:rPr>
          <w:drawing>
            <wp:inline distT="0" distB="0" distL="0" distR="0" wp14:anchorId="7355B221" wp14:editId="399F8244">
              <wp:extent cx="3547990" cy="211538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_Planets_std.png"/>
                      <pic:cNvPicPr/>
                    </pic:nvPicPr>
                    <pic:blipFill>
                      <a:blip r:embed="rId9">
                        <a:extLst>
                          <a:ext uri="{28A0092B-C50C-407E-A947-70E740481C1C}">
                            <a14:useLocalDpi xmlns:a14="http://schemas.microsoft.com/office/drawing/2010/main" val="0"/>
                          </a:ext>
                        </a:extLst>
                      </a:blip>
                      <a:stretch>
                        <a:fillRect/>
                      </a:stretch>
                    </pic:blipFill>
                    <pic:spPr>
                      <a:xfrm>
                        <a:off x="0" y="0"/>
                        <a:ext cx="3547990" cy="2115383"/>
                      </a:xfrm>
                      <a:prstGeom prst="rect">
                        <a:avLst/>
                      </a:prstGeom>
                    </pic:spPr>
                  </pic:pic>
                </a:graphicData>
              </a:graphic>
            </wp:inline>
          </w:drawing>
        </w:r>
      </w:ins>
    </w:p>
    <w:p w14:paraId="02779551" w14:textId="77777777" w:rsidR="0044093F" w:rsidRDefault="0044093F" w:rsidP="0044093F"/>
    <w:p w14:paraId="40A7FF8B" w14:textId="77777777" w:rsidR="0044093F" w:rsidRDefault="0044093F" w:rsidP="0044093F"/>
    <w:p w14:paraId="08035D68" w14:textId="77777777" w:rsidR="0044093F" w:rsidRDefault="0044093F" w:rsidP="0044093F">
      <w:r>
        <w:t>Sean Hardman</w:t>
      </w:r>
    </w:p>
    <w:p w14:paraId="04230419" w14:textId="77777777" w:rsidR="0044093F" w:rsidRDefault="0044093F" w:rsidP="0044093F"/>
    <w:p w14:paraId="4E60F817" w14:textId="77777777" w:rsidR="0044093F" w:rsidRDefault="004C22B7" w:rsidP="0044093F">
      <w:del w:id="13" w:author="Sean Hardman" w:date="2013-09-01T13:07:00Z">
        <w:r w:rsidDel="00CA52FF">
          <w:delText>July 20</w:delText>
        </w:r>
        <w:r w:rsidR="003678FB" w:rsidDel="00CA52FF">
          <w:delText>, 2011</w:delText>
        </w:r>
      </w:del>
      <w:ins w:id="14" w:author="Sean Hardman" w:date="2013-09-01T13:07:00Z">
        <w:r w:rsidR="00CA52FF">
          <w:t>September 1, 2013</w:t>
        </w:r>
      </w:ins>
    </w:p>
    <w:p w14:paraId="791A6F5B" w14:textId="77777777" w:rsidR="0044093F" w:rsidRDefault="0044093F" w:rsidP="0044093F">
      <w:r>
        <w:t xml:space="preserve">Version </w:t>
      </w:r>
      <w:r w:rsidR="001623EB">
        <w:t>1.</w:t>
      </w:r>
      <w:ins w:id="15" w:author="Sean Hardman" w:date="2013-09-01T13:07:00Z">
        <w:r w:rsidR="00CA52FF">
          <w:t>2</w:t>
        </w:r>
      </w:ins>
      <w:del w:id="16" w:author="Sean Hardman" w:date="2013-09-01T13:07:00Z">
        <w:r w:rsidR="004C22B7" w:rsidDel="00CA52FF">
          <w:delText>1</w:delText>
        </w:r>
      </w:del>
    </w:p>
    <w:p w14:paraId="062EF092" w14:textId="77777777" w:rsidR="0044093F" w:rsidRDefault="0044093F" w:rsidP="0044093F">
      <w:pPr>
        <w:outlineLvl w:val="0"/>
      </w:pPr>
    </w:p>
    <w:p w14:paraId="51CFC3EA" w14:textId="77777777" w:rsidR="0044093F" w:rsidRDefault="0044093F" w:rsidP="0044093F">
      <w:pPr>
        <w:outlineLvl w:val="0"/>
      </w:pPr>
    </w:p>
    <w:p w14:paraId="2A9BCEA9" w14:textId="77777777" w:rsidR="0044093F" w:rsidRDefault="0044093F" w:rsidP="0044093F">
      <w:pPr>
        <w:outlineLvl w:val="0"/>
      </w:pPr>
    </w:p>
    <w:p w14:paraId="3653FD64" w14:textId="77777777" w:rsidR="0044093F" w:rsidRDefault="0044093F" w:rsidP="0044093F">
      <w:pPr>
        <w:outlineLvl w:val="0"/>
      </w:pPr>
    </w:p>
    <w:p w14:paraId="4F2CB08E" w14:textId="77777777" w:rsidR="0044093F" w:rsidRDefault="0044093F" w:rsidP="0044093F">
      <w:pPr>
        <w:outlineLvl w:val="0"/>
      </w:pPr>
    </w:p>
    <w:p w14:paraId="007E1F84" w14:textId="77777777" w:rsidR="0044093F" w:rsidRDefault="0044093F" w:rsidP="0044093F">
      <w:pPr>
        <w:outlineLvl w:val="0"/>
      </w:pPr>
    </w:p>
    <w:p w14:paraId="018BBBF6" w14:textId="77777777" w:rsidR="0044093F" w:rsidRDefault="0044093F" w:rsidP="0044093F">
      <w:pPr>
        <w:outlineLvl w:val="0"/>
      </w:pPr>
    </w:p>
    <w:p w14:paraId="68B677E6" w14:textId="77777777" w:rsidR="0044093F" w:rsidRDefault="0044093F" w:rsidP="0044093F">
      <w:pPr>
        <w:outlineLvl w:val="0"/>
      </w:pPr>
    </w:p>
    <w:p w14:paraId="3B22AC59" w14:textId="77777777" w:rsidR="0044093F" w:rsidRDefault="00F328F8">
      <w:pPr>
        <w:suppressAutoHyphens/>
        <w:rPr>
          <w:b/>
        </w:rPr>
      </w:pPr>
      <w:r>
        <w:rPr>
          <w:b/>
          <w:noProof/>
        </w:rPr>
        <w:drawing>
          <wp:anchor distT="0" distB="0" distL="114300" distR="114300" simplePos="0" relativeHeight="251657728" behindDoc="0" locked="0" layoutInCell="1" allowOverlap="1" wp14:anchorId="3755424C" wp14:editId="5CDD1E0C">
            <wp:simplePos x="0" y="0"/>
            <wp:positionH relativeFrom="column">
              <wp:posOffset>-62865</wp:posOffset>
            </wp:positionH>
            <wp:positionV relativeFrom="paragraph">
              <wp:posOffset>64770</wp:posOffset>
            </wp:positionV>
            <wp:extent cx="1071880" cy="410210"/>
            <wp:effectExtent l="2540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071880" cy="410210"/>
                    </a:xfrm>
                    <a:prstGeom prst="rect">
                      <a:avLst/>
                    </a:prstGeom>
                    <a:noFill/>
                  </pic:spPr>
                </pic:pic>
              </a:graphicData>
            </a:graphic>
          </wp:anchor>
        </w:drawing>
      </w:r>
    </w:p>
    <w:p w14:paraId="3C3AB23E" w14:textId="77777777" w:rsidR="0044093F" w:rsidRDefault="0044093F">
      <w:pPr>
        <w:suppressAutoHyphens/>
        <w:rPr>
          <w:b/>
        </w:rPr>
      </w:pPr>
    </w:p>
    <w:p w14:paraId="32D4BB2F" w14:textId="77777777" w:rsidR="0044093F" w:rsidRDefault="0044093F">
      <w:pPr>
        <w:ind w:right="640"/>
      </w:pPr>
    </w:p>
    <w:p w14:paraId="261DB891" w14:textId="77777777" w:rsidR="0044093F" w:rsidRDefault="0044093F">
      <w:pPr>
        <w:keepNext/>
        <w:ind w:right="640"/>
        <w:rPr>
          <w:sz w:val="20"/>
        </w:rPr>
      </w:pPr>
      <w:r>
        <w:rPr>
          <w:sz w:val="20"/>
        </w:rPr>
        <w:t>Jet Propulsion Laboratory</w:t>
      </w:r>
    </w:p>
    <w:p w14:paraId="5D3E58E2" w14:textId="77777777" w:rsidR="0044093F" w:rsidRDefault="0044093F">
      <w:pPr>
        <w:keepNext/>
        <w:ind w:right="640"/>
      </w:pPr>
      <w:r>
        <w:rPr>
          <w:sz w:val="20"/>
        </w:rPr>
        <w:t>Pasadena, California</w:t>
      </w:r>
    </w:p>
    <w:p w14:paraId="3BE4B782" w14:textId="77777777" w:rsidR="0044093F" w:rsidRDefault="0044093F">
      <w:pPr>
        <w:tabs>
          <w:tab w:val="left" w:pos="-720"/>
        </w:tabs>
        <w:suppressAutoHyphens/>
        <w:jc w:val="center"/>
        <w:rPr>
          <w:b/>
          <w:sz w:val="28"/>
        </w:rPr>
      </w:pPr>
      <w:r>
        <w:br w:type="page"/>
      </w:r>
      <w:r>
        <w:rPr>
          <w:b/>
          <w:sz w:val="32"/>
        </w:rPr>
        <w:lastRenderedPageBreak/>
        <w:t>CHANGE</w:t>
      </w:r>
      <w:r>
        <w:rPr>
          <w:b/>
          <w:sz w:val="28"/>
        </w:rPr>
        <w:t xml:space="preserve"> </w:t>
      </w:r>
      <w:r>
        <w:rPr>
          <w:b/>
          <w:sz w:val="32"/>
        </w:rPr>
        <w:t>LOG</w:t>
      </w:r>
    </w:p>
    <w:p w14:paraId="5060D529" w14:textId="77777777" w:rsidR="0044093F" w:rsidRDefault="0044093F">
      <w:pPr>
        <w:tabs>
          <w:tab w:val="left" w:pos="-720"/>
        </w:tabs>
        <w:suppressAutoHyphen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620"/>
        <w:gridCol w:w="3960"/>
        <w:gridCol w:w="1728"/>
        <w:tblGridChange w:id="17">
          <w:tblGrid>
            <w:gridCol w:w="1548"/>
            <w:gridCol w:w="1620"/>
            <w:gridCol w:w="3960"/>
            <w:gridCol w:w="1728"/>
          </w:tblGrid>
        </w:tblGridChange>
      </w:tblGrid>
      <w:tr w:rsidR="0044093F" w14:paraId="5780D661" w14:textId="77777777">
        <w:tc>
          <w:tcPr>
            <w:tcW w:w="1548" w:type="dxa"/>
            <w:tcBorders>
              <w:top w:val="single" w:sz="18" w:space="0" w:color="auto"/>
              <w:left w:val="single" w:sz="18" w:space="0" w:color="auto"/>
              <w:bottom w:val="double" w:sz="4" w:space="0" w:color="auto"/>
            </w:tcBorders>
            <w:shd w:val="pct35" w:color="auto" w:fill="FFFFFF"/>
          </w:tcPr>
          <w:p w14:paraId="2DDE650E" w14:textId="77777777" w:rsidR="0044093F" w:rsidRDefault="0044093F" w:rsidP="0044093F">
            <w:pPr>
              <w:rPr>
                <w:b/>
              </w:rPr>
            </w:pPr>
            <w:r>
              <w:rPr>
                <w:b/>
              </w:rPr>
              <w:t>Revision</w:t>
            </w:r>
          </w:p>
        </w:tc>
        <w:tc>
          <w:tcPr>
            <w:tcW w:w="1620" w:type="dxa"/>
            <w:tcBorders>
              <w:top w:val="single" w:sz="18" w:space="0" w:color="auto"/>
              <w:bottom w:val="double" w:sz="4" w:space="0" w:color="auto"/>
            </w:tcBorders>
            <w:shd w:val="pct35" w:color="auto" w:fill="FFFFFF"/>
          </w:tcPr>
          <w:p w14:paraId="47D797C9" w14:textId="77777777" w:rsidR="0044093F" w:rsidRDefault="0044093F" w:rsidP="0044093F">
            <w:pPr>
              <w:rPr>
                <w:b/>
              </w:rPr>
            </w:pPr>
            <w:r>
              <w:rPr>
                <w:b/>
              </w:rPr>
              <w:t>Date</w:t>
            </w:r>
          </w:p>
        </w:tc>
        <w:tc>
          <w:tcPr>
            <w:tcW w:w="3960" w:type="dxa"/>
            <w:tcBorders>
              <w:top w:val="single" w:sz="18" w:space="0" w:color="auto"/>
              <w:bottom w:val="double" w:sz="4" w:space="0" w:color="auto"/>
            </w:tcBorders>
            <w:shd w:val="pct35" w:color="auto" w:fill="FFFFFF"/>
          </w:tcPr>
          <w:p w14:paraId="34E6E1B9" w14:textId="77777777" w:rsidR="0044093F" w:rsidRDefault="0044093F" w:rsidP="0044093F">
            <w:pPr>
              <w:rPr>
                <w:b/>
              </w:rPr>
            </w:pPr>
            <w:r>
              <w:rPr>
                <w:b/>
              </w:rPr>
              <w:t>Description</w:t>
            </w:r>
          </w:p>
        </w:tc>
        <w:tc>
          <w:tcPr>
            <w:tcW w:w="1728" w:type="dxa"/>
            <w:tcBorders>
              <w:top w:val="single" w:sz="18" w:space="0" w:color="auto"/>
              <w:bottom w:val="double" w:sz="4" w:space="0" w:color="auto"/>
              <w:right w:val="single" w:sz="18" w:space="0" w:color="auto"/>
            </w:tcBorders>
            <w:shd w:val="pct35" w:color="auto" w:fill="FFFFFF"/>
          </w:tcPr>
          <w:p w14:paraId="186E38AC" w14:textId="77777777" w:rsidR="0044093F" w:rsidRDefault="0044093F" w:rsidP="0044093F">
            <w:pPr>
              <w:rPr>
                <w:b/>
              </w:rPr>
            </w:pPr>
            <w:r>
              <w:rPr>
                <w:b/>
              </w:rPr>
              <w:t>Author</w:t>
            </w:r>
          </w:p>
        </w:tc>
      </w:tr>
      <w:tr w:rsidR="0044093F" w14:paraId="5494693A" w14:textId="77777777">
        <w:tc>
          <w:tcPr>
            <w:tcW w:w="1548" w:type="dxa"/>
            <w:tcBorders>
              <w:top w:val="nil"/>
              <w:left w:val="single" w:sz="18" w:space="0" w:color="auto"/>
              <w:bottom w:val="nil"/>
            </w:tcBorders>
          </w:tcPr>
          <w:p w14:paraId="04AD346A" w14:textId="77777777" w:rsidR="0044093F" w:rsidRDefault="0044093F" w:rsidP="0044093F">
            <w:pPr>
              <w:rPr>
                <w:sz w:val="22"/>
              </w:rPr>
            </w:pPr>
            <w:r>
              <w:rPr>
                <w:sz w:val="22"/>
              </w:rPr>
              <w:t>0.1</w:t>
            </w:r>
          </w:p>
        </w:tc>
        <w:tc>
          <w:tcPr>
            <w:tcW w:w="1620" w:type="dxa"/>
            <w:tcBorders>
              <w:top w:val="nil"/>
              <w:bottom w:val="nil"/>
            </w:tcBorders>
          </w:tcPr>
          <w:p w14:paraId="03C06C93" w14:textId="77777777" w:rsidR="0044093F" w:rsidRDefault="0044093F" w:rsidP="0044093F">
            <w:pPr>
              <w:rPr>
                <w:sz w:val="22"/>
              </w:rPr>
            </w:pPr>
            <w:r>
              <w:rPr>
                <w:sz w:val="22"/>
              </w:rPr>
              <w:t>2010-02-22</w:t>
            </w:r>
          </w:p>
        </w:tc>
        <w:tc>
          <w:tcPr>
            <w:tcW w:w="3960" w:type="dxa"/>
            <w:tcBorders>
              <w:top w:val="nil"/>
              <w:bottom w:val="nil"/>
            </w:tcBorders>
          </w:tcPr>
          <w:p w14:paraId="0812015F" w14:textId="77777777" w:rsidR="0044093F" w:rsidRDefault="0044093F" w:rsidP="0044093F">
            <w:pPr>
              <w:rPr>
                <w:sz w:val="22"/>
              </w:rPr>
            </w:pPr>
            <w:r>
              <w:rPr>
                <w:sz w:val="22"/>
              </w:rPr>
              <w:t>Initial draft.</w:t>
            </w:r>
          </w:p>
        </w:tc>
        <w:tc>
          <w:tcPr>
            <w:tcW w:w="1728" w:type="dxa"/>
            <w:tcBorders>
              <w:top w:val="nil"/>
              <w:bottom w:val="nil"/>
              <w:right w:val="single" w:sz="18" w:space="0" w:color="auto"/>
            </w:tcBorders>
          </w:tcPr>
          <w:p w14:paraId="35CB554E" w14:textId="77777777" w:rsidR="0044093F" w:rsidRDefault="0044093F" w:rsidP="0044093F">
            <w:pPr>
              <w:rPr>
                <w:sz w:val="22"/>
              </w:rPr>
            </w:pPr>
            <w:r>
              <w:rPr>
                <w:sz w:val="22"/>
              </w:rPr>
              <w:t>S. Hardman</w:t>
            </w:r>
          </w:p>
        </w:tc>
      </w:tr>
      <w:tr w:rsidR="0044093F" w14:paraId="14B12DD7" w14:textId="77777777">
        <w:tc>
          <w:tcPr>
            <w:tcW w:w="1548" w:type="dxa"/>
            <w:tcBorders>
              <w:top w:val="nil"/>
              <w:left w:val="single" w:sz="18" w:space="0" w:color="auto"/>
              <w:bottom w:val="nil"/>
            </w:tcBorders>
          </w:tcPr>
          <w:p w14:paraId="5C95B261" w14:textId="77777777" w:rsidR="0044093F" w:rsidRDefault="0044093F" w:rsidP="0044093F">
            <w:pPr>
              <w:rPr>
                <w:sz w:val="22"/>
              </w:rPr>
            </w:pPr>
            <w:r>
              <w:rPr>
                <w:sz w:val="22"/>
              </w:rPr>
              <w:t>0.2</w:t>
            </w:r>
          </w:p>
        </w:tc>
        <w:tc>
          <w:tcPr>
            <w:tcW w:w="1620" w:type="dxa"/>
            <w:tcBorders>
              <w:top w:val="nil"/>
              <w:bottom w:val="nil"/>
            </w:tcBorders>
          </w:tcPr>
          <w:p w14:paraId="75E92B0C" w14:textId="77777777" w:rsidR="0044093F" w:rsidRDefault="0044093F" w:rsidP="0044093F">
            <w:pPr>
              <w:rPr>
                <w:sz w:val="22"/>
              </w:rPr>
            </w:pPr>
            <w:r>
              <w:rPr>
                <w:sz w:val="22"/>
              </w:rPr>
              <w:t>2010-02-28</w:t>
            </w:r>
          </w:p>
        </w:tc>
        <w:tc>
          <w:tcPr>
            <w:tcW w:w="3960" w:type="dxa"/>
            <w:tcBorders>
              <w:top w:val="nil"/>
              <w:bottom w:val="nil"/>
            </w:tcBorders>
          </w:tcPr>
          <w:p w14:paraId="0D255636" w14:textId="77777777" w:rsidR="0044093F" w:rsidRDefault="0044093F" w:rsidP="0044093F">
            <w:pPr>
              <w:rPr>
                <w:sz w:val="22"/>
              </w:rPr>
            </w:pPr>
            <w:r>
              <w:rPr>
                <w:sz w:val="22"/>
              </w:rPr>
              <w:t>Incorporated comments from the System Design Working Group and added deployment scenarios.</w:t>
            </w:r>
          </w:p>
        </w:tc>
        <w:tc>
          <w:tcPr>
            <w:tcW w:w="1728" w:type="dxa"/>
            <w:tcBorders>
              <w:top w:val="nil"/>
              <w:bottom w:val="nil"/>
              <w:right w:val="single" w:sz="18" w:space="0" w:color="auto"/>
            </w:tcBorders>
          </w:tcPr>
          <w:p w14:paraId="6C6909FD" w14:textId="77777777" w:rsidR="0044093F" w:rsidRDefault="0044093F" w:rsidP="0044093F">
            <w:pPr>
              <w:rPr>
                <w:sz w:val="22"/>
              </w:rPr>
            </w:pPr>
            <w:r>
              <w:rPr>
                <w:sz w:val="22"/>
              </w:rPr>
              <w:t>S. Hardman</w:t>
            </w:r>
          </w:p>
        </w:tc>
      </w:tr>
      <w:tr w:rsidR="0044093F" w14:paraId="21B7F01D" w14:textId="77777777">
        <w:tc>
          <w:tcPr>
            <w:tcW w:w="1548" w:type="dxa"/>
            <w:tcBorders>
              <w:top w:val="nil"/>
              <w:left w:val="single" w:sz="18" w:space="0" w:color="auto"/>
              <w:bottom w:val="nil"/>
            </w:tcBorders>
          </w:tcPr>
          <w:p w14:paraId="6C385F8E" w14:textId="77777777" w:rsidR="0044093F" w:rsidRDefault="0044093F" w:rsidP="0044093F">
            <w:pPr>
              <w:rPr>
                <w:sz w:val="22"/>
              </w:rPr>
            </w:pPr>
            <w:r>
              <w:rPr>
                <w:sz w:val="22"/>
              </w:rPr>
              <w:t>0.3</w:t>
            </w:r>
          </w:p>
        </w:tc>
        <w:tc>
          <w:tcPr>
            <w:tcW w:w="1620" w:type="dxa"/>
            <w:tcBorders>
              <w:top w:val="nil"/>
              <w:bottom w:val="nil"/>
            </w:tcBorders>
          </w:tcPr>
          <w:p w14:paraId="49B6AB3E" w14:textId="77777777" w:rsidR="0044093F" w:rsidRDefault="0044093F" w:rsidP="0044093F">
            <w:pPr>
              <w:rPr>
                <w:sz w:val="22"/>
              </w:rPr>
            </w:pPr>
            <w:r>
              <w:rPr>
                <w:sz w:val="22"/>
              </w:rPr>
              <w:t>2010-03-06</w:t>
            </w:r>
          </w:p>
        </w:tc>
        <w:tc>
          <w:tcPr>
            <w:tcW w:w="3960" w:type="dxa"/>
            <w:tcBorders>
              <w:top w:val="nil"/>
              <w:bottom w:val="nil"/>
            </w:tcBorders>
          </w:tcPr>
          <w:p w14:paraId="7FD44FA6" w14:textId="77777777" w:rsidR="0044093F" w:rsidRDefault="0044093F" w:rsidP="0044093F">
            <w:pPr>
              <w:rPr>
                <w:sz w:val="22"/>
              </w:rPr>
            </w:pPr>
            <w:r>
              <w:rPr>
                <w:sz w:val="22"/>
              </w:rPr>
              <w:t>Renumbered the level 4 requirement and moved deployment content to the Implementation section.</w:t>
            </w:r>
          </w:p>
        </w:tc>
        <w:tc>
          <w:tcPr>
            <w:tcW w:w="1728" w:type="dxa"/>
            <w:tcBorders>
              <w:top w:val="nil"/>
              <w:bottom w:val="nil"/>
              <w:right w:val="single" w:sz="18" w:space="0" w:color="auto"/>
            </w:tcBorders>
          </w:tcPr>
          <w:p w14:paraId="0F008340" w14:textId="77777777" w:rsidR="0044093F" w:rsidRDefault="0044093F" w:rsidP="0044093F">
            <w:pPr>
              <w:rPr>
                <w:sz w:val="22"/>
              </w:rPr>
            </w:pPr>
            <w:r>
              <w:rPr>
                <w:sz w:val="22"/>
              </w:rPr>
              <w:t>S. Hardman</w:t>
            </w:r>
          </w:p>
        </w:tc>
      </w:tr>
      <w:tr w:rsidR="00922044" w14:paraId="117AB43D" w14:textId="77777777">
        <w:tc>
          <w:tcPr>
            <w:tcW w:w="1548" w:type="dxa"/>
            <w:tcBorders>
              <w:top w:val="nil"/>
              <w:left w:val="single" w:sz="18" w:space="0" w:color="auto"/>
              <w:bottom w:val="nil"/>
            </w:tcBorders>
          </w:tcPr>
          <w:p w14:paraId="2883556A" w14:textId="77777777" w:rsidR="00922044" w:rsidRDefault="00922044" w:rsidP="0044093F">
            <w:pPr>
              <w:rPr>
                <w:sz w:val="22"/>
              </w:rPr>
            </w:pPr>
            <w:r>
              <w:rPr>
                <w:sz w:val="22"/>
              </w:rPr>
              <w:t>0.4</w:t>
            </w:r>
          </w:p>
        </w:tc>
        <w:tc>
          <w:tcPr>
            <w:tcW w:w="1620" w:type="dxa"/>
            <w:tcBorders>
              <w:top w:val="nil"/>
              <w:bottom w:val="nil"/>
            </w:tcBorders>
          </w:tcPr>
          <w:p w14:paraId="517084EB" w14:textId="77777777" w:rsidR="00922044" w:rsidRDefault="00922044" w:rsidP="0044093F">
            <w:pPr>
              <w:rPr>
                <w:sz w:val="22"/>
              </w:rPr>
            </w:pPr>
            <w:r>
              <w:rPr>
                <w:sz w:val="22"/>
              </w:rPr>
              <w:t>2010-09-2</w:t>
            </w:r>
            <w:r w:rsidR="00634CF2">
              <w:rPr>
                <w:sz w:val="22"/>
              </w:rPr>
              <w:t>8</w:t>
            </w:r>
          </w:p>
        </w:tc>
        <w:tc>
          <w:tcPr>
            <w:tcW w:w="3960" w:type="dxa"/>
            <w:tcBorders>
              <w:top w:val="nil"/>
              <w:bottom w:val="nil"/>
            </w:tcBorders>
          </w:tcPr>
          <w:p w14:paraId="64A81B2A" w14:textId="77777777" w:rsidR="00922044" w:rsidRDefault="00377ACA" w:rsidP="0044093F">
            <w:pPr>
              <w:rPr>
                <w:sz w:val="22"/>
              </w:rPr>
            </w:pPr>
            <w:r>
              <w:rPr>
                <w:sz w:val="22"/>
              </w:rPr>
              <w:t>Updated the controlling and applicable document references, made some minor modifications for consistency with the other design documents and added an activity diagram in section 8.</w:t>
            </w:r>
          </w:p>
        </w:tc>
        <w:tc>
          <w:tcPr>
            <w:tcW w:w="1728" w:type="dxa"/>
            <w:tcBorders>
              <w:top w:val="nil"/>
              <w:bottom w:val="nil"/>
              <w:right w:val="single" w:sz="18" w:space="0" w:color="auto"/>
            </w:tcBorders>
          </w:tcPr>
          <w:p w14:paraId="2026F466" w14:textId="77777777" w:rsidR="00922044" w:rsidRDefault="00922044" w:rsidP="0044093F">
            <w:pPr>
              <w:rPr>
                <w:sz w:val="22"/>
              </w:rPr>
            </w:pPr>
            <w:r>
              <w:rPr>
                <w:sz w:val="22"/>
              </w:rPr>
              <w:t>S. Hardman</w:t>
            </w:r>
          </w:p>
        </w:tc>
      </w:tr>
      <w:tr w:rsidR="003678FB" w14:paraId="1F452F4F" w14:textId="77777777">
        <w:tc>
          <w:tcPr>
            <w:tcW w:w="1548" w:type="dxa"/>
            <w:tcBorders>
              <w:top w:val="nil"/>
              <w:left w:val="single" w:sz="18" w:space="0" w:color="auto"/>
              <w:bottom w:val="nil"/>
            </w:tcBorders>
          </w:tcPr>
          <w:p w14:paraId="2B615111" w14:textId="77777777" w:rsidR="003678FB" w:rsidRDefault="003678FB" w:rsidP="0044093F">
            <w:pPr>
              <w:rPr>
                <w:sz w:val="22"/>
              </w:rPr>
            </w:pPr>
            <w:r>
              <w:rPr>
                <w:sz w:val="22"/>
              </w:rPr>
              <w:t>0.5</w:t>
            </w:r>
          </w:p>
        </w:tc>
        <w:tc>
          <w:tcPr>
            <w:tcW w:w="1620" w:type="dxa"/>
            <w:tcBorders>
              <w:top w:val="nil"/>
              <w:bottom w:val="nil"/>
            </w:tcBorders>
          </w:tcPr>
          <w:p w14:paraId="4F6FC8E6" w14:textId="77777777" w:rsidR="003678FB" w:rsidRDefault="003678FB" w:rsidP="0044093F">
            <w:pPr>
              <w:rPr>
                <w:sz w:val="22"/>
              </w:rPr>
            </w:pPr>
            <w:r>
              <w:rPr>
                <w:sz w:val="22"/>
              </w:rPr>
              <w:t>2011-03-</w:t>
            </w:r>
            <w:r w:rsidR="00C06854">
              <w:rPr>
                <w:sz w:val="22"/>
              </w:rPr>
              <w:t>1</w:t>
            </w:r>
            <w:r w:rsidR="00F15E06">
              <w:rPr>
                <w:sz w:val="22"/>
              </w:rPr>
              <w:t>1</w:t>
            </w:r>
          </w:p>
        </w:tc>
        <w:tc>
          <w:tcPr>
            <w:tcW w:w="3960" w:type="dxa"/>
            <w:tcBorders>
              <w:top w:val="nil"/>
              <w:bottom w:val="nil"/>
            </w:tcBorders>
          </w:tcPr>
          <w:p w14:paraId="0E7B0396" w14:textId="77777777" w:rsidR="003678FB" w:rsidRDefault="00C06854" w:rsidP="0044093F">
            <w:pPr>
              <w:rPr>
                <w:sz w:val="22"/>
              </w:rPr>
            </w:pPr>
            <w:r>
              <w:rPr>
                <w:sz w:val="22"/>
              </w:rPr>
              <w:t>Updated the Detailed Design section with a new activity diagram and a description for how to handle references.</w:t>
            </w:r>
          </w:p>
        </w:tc>
        <w:tc>
          <w:tcPr>
            <w:tcW w:w="1728" w:type="dxa"/>
            <w:tcBorders>
              <w:top w:val="nil"/>
              <w:bottom w:val="nil"/>
              <w:right w:val="single" w:sz="18" w:space="0" w:color="auto"/>
            </w:tcBorders>
          </w:tcPr>
          <w:p w14:paraId="204557C7" w14:textId="77777777" w:rsidR="003678FB" w:rsidRDefault="003678FB" w:rsidP="0044093F">
            <w:pPr>
              <w:rPr>
                <w:sz w:val="22"/>
              </w:rPr>
            </w:pPr>
            <w:r>
              <w:rPr>
                <w:sz w:val="22"/>
              </w:rPr>
              <w:t>S. Hardman</w:t>
            </w:r>
          </w:p>
        </w:tc>
      </w:tr>
      <w:tr w:rsidR="000C7473" w14:paraId="3CD0AB3C" w14:textId="77777777" w:rsidTr="00105A4C">
        <w:tc>
          <w:tcPr>
            <w:tcW w:w="1548" w:type="dxa"/>
            <w:tcBorders>
              <w:top w:val="nil"/>
              <w:left w:val="single" w:sz="18" w:space="0" w:color="auto"/>
              <w:bottom w:val="nil"/>
            </w:tcBorders>
          </w:tcPr>
          <w:p w14:paraId="3C349E26" w14:textId="77777777" w:rsidR="000C7473" w:rsidRDefault="001623EB" w:rsidP="0044093F">
            <w:pPr>
              <w:rPr>
                <w:sz w:val="22"/>
              </w:rPr>
            </w:pPr>
            <w:r>
              <w:rPr>
                <w:sz w:val="22"/>
              </w:rPr>
              <w:t>1.0</w:t>
            </w:r>
          </w:p>
        </w:tc>
        <w:tc>
          <w:tcPr>
            <w:tcW w:w="1620" w:type="dxa"/>
            <w:tcBorders>
              <w:top w:val="nil"/>
              <w:bottom w:val="nil"/>
            </w:tcBorders>
          </w:tcPr>
          <w:p w14:paraId="49A3F757" w14:textId="77777777" w:rsidR="000C7473" w:rsidRDefault="001623EB" w:rsidP="0044093F">
            <w:pPr>
              <w:rPr>
                <w:sz w:val="22"/>
              </w:rPr>
            </w:pPr>
            <w:r>
              <w:rPr>
                <w:sz w:val="22"/>
              </w:rPr>
              <w:t>2011-06</w:t>
            </w:r>
            <w:r w:rsidR="000C7473">
              <w:rPr>
                <w:sz w:val="22"/>
              </w:rPr>
              <w:t>-</w:t>
            </w:r>
            <w:r>
              <w:rPr>
                <w:sz w:val="22"/>
              </w:rPr>
              <w:t>12</w:t>
            </w:r>
          </w:p>
        </w:tc>
        <w:tc>
          <w:tcPr>
            <w:tcW w:w="3960" w:type="dxa"/>
            <w:tcBorders>
              <w:top w:val="nil"/>
              <w:bottom w:val="nil"/>
            </w:tcBorders>
          </w:tcPr>
          <w:p w14:paraId="32548EC9" w14:textId="77777777" w:rsidR="000C7473" w:rsidRDefault="000C7473" w:rsidP="0044093F">
            <w:pPr>
              <w:rPr>
                <w:sz w:val="22"/>
              </w:rPr>
            </w:pPr>
            <w:r>
              <w:rPr>
                <w:sz w:val="22"/>
              </w:rPr>
              <w:t xml:space="preserve">Updated the </w:t>
            </w:r>
            <w:r w:rsidR="009147AF">
              <w:rPr>
                <w:sz w:val="22"/>
              </w:rPr>
              <w:t xml:space="preserve">controlled document references and </w:t>
            </w:r>
            <w:r>
              <w:rPr>
                <w:sz w:val="22"/>
              </w:rPr>
              <w:t>Reference Handling section based on comments from the SDWG and DDWG.</w:t>
            </w:r>
          </w:p>
        </w:tc>
        <w:tc>
          <w:tcPr>
            <w:tcW w:w="1728" w:type="dxa"/>
            <w:tcBorders>
              <w:top w:val="nil"/>
              <w:bottom w:val="nil"/>
              <w:right w:val="single" w:sz="18" w:space="0" w:color="auto"/>
            </w:tcBorders>
          </w:tcPr>
          <w:p w14:paraId="70F6881D" w14:textId="77777777" w:rsidR="000C7473" w:rsidRDefault="000C7473" w:rsidP="0044093F">
            <w:pPr>
              <w:rPr>
                <w:sz w:val="22"/>
              </w:rPr>
            </w:pPr>
            <w:r>
              <w:rPr>
                <w:sz w:val="22"/>
              </w:rPr>
              <w:t>S. Hardman</w:t>
            </w:r>
          </w:p>
        </w:tc>
      </w:tr>
      <w:tr w:rsidR="004C22B7" w14:paraId="4AFA2DD4" w14:textId="77777777" w:rsidTr="00CA52F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8" w:author="Sean Hardman" w:date="2013-09-01T13: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c>
          <w:tcPr>
            <w:tcW w:w="1548" w:type="dxa"/>
            <w:tcBorders>
              <w:top w:val="nil"/>
              <w:left w:val="single" w:sz="18" w:space="0" w:color="auto"/>
              <w:bottom w:val="nil"/>
            </w:tcBorders>
            <w:tcPrChange w:id="19" w:author="Sean Hardman" w:date="2013-09-01T13:07:00Z">
              <w:tcPr>
                <w:tcW w:w="1548" w:type="dxa"/>
                <w:tcBorders>
                  <w:top w:val="nil"/>
                  <w:left w:val="single" w:sz="18" w:space="0" w:color="auto"/>
                </w:tcBorders>
              </w:tcPr>
            </w:tcPrChange>
          </w:tcPr>
          <w:p w14:paraId="2C45E973" w14:textId="77777777" w:rsidR="004C22B7" w:rsidRDefault="004C22B7" w:rsidP="0044093F">
            <w:pPr>
              <w:rPr>
                <w:sz w:val="22"/>
              </w:rPr>
            </w:pPr>
            <w:r>
              <w:rPr>
                <w:sz w:val="22"/>
              </w:rPr>
              <w:t>1.1</w:t>
            </w:r>
          </w:p>
        </w:tc>
        <w:tc>
          <w:tcPr>
            <w:tcW w:w="1620" w:type="dxa"/>
            <w:tcBorders>
              <w:top w:val="nil"/>
              <w:bottom w:val="nil"/>
            </w:tcBorders>
            <w:tcPrChange w:id="20" w:author="Sean Hardman" w:date="2013-09-01T13:07:00Z">
              <w:tcPr>
                <w:tcW w:w="1620" w:type="dxa"/>
                <w:tcBorders>
                  <w:top w:val="nil"/>
                </w:tcBorders>
              </w:tcPr>
            </w:tcPrChange>
          </w:tcPr>
          <w:p w14:paraId="1119B3A7" w14:textId="77777777" w:rsidR="004C22B7" w:rsidRDefault="004C22B7" w:rsidP="0044093F">
            <w:pPr>
              <w:rPr>
                <w:sz w:val="22"/>
              </w:rPr>
            </w:pPr>
            <w:r>
              <w:rPr>
                <w:sz w:val="22"/>
              </w:rPr>
              <w:t>2011-07-20</w:t>
            </w:r>
          </w:p>
        </w:tc>
        <w:tc>
          <w:tcPr>
            <w:tcW w:w="3960" w:type="dxa"/>
            <w:tcBorders>
              <w:top w:val="nil"/>
              <w:bottom w:val="nil"/>
            </w:tcBorders>
            <w:tcPrChange w:id="21" w:author="Sean Hardman" w:date="2013-09-01T13:07:00Z">
              <w:tcPr>
                <w:tcW w:w="3960" w:type="dxa"/>
                <w:tcBorders>
                  <w:top w:val="nil"/>
                </w:tcBorders>
              </w:tcPr>
            </w:tcPrChange>
          </w:tcPr>
          <w:p w14:paraId="220DBD1A" w14:textId="77777777" w:rsidR="004C22B7" w:rsidRDefault="004C22B7" w:rsidP="0044093F">
            <w:pPr>
              <w:rPr>
                <w:sz w:val="22"/>
              </w:rPr>
            </w:pPr>
            <w:r>
              <w:rPr>
                <w:sz w:val="22"/>
              </w:rPr>
              <w:t>Updated the activity diagram to include file product registration.</w:t>
            </w:r>
          </w:p>
        </w:tc>
        <w:tc>
          <w:tcPr>
            <w:tcW w:w="1728" w:type="dxa"/>
            <w:tcBorders>
              <w:top w:val="nil"/>
              <w:bottom w:val="nil"/>
              <w:right w:val="single" w:sz="18" w:space="0" w:color="auto"/>
            </w:tcBorders>
            <w:tcPrChange w:id="22" w:author="Sean Hardman" w:date="2013-09-01T13:07:00Z">
              <w:tcPr>
                <w:tcW w:w="1728" w:type="dxa"/>
                <w:tcBorders>
                  <w:top w:val="nil"/>
                  <w:right w:val="single" w:sz="18" w:space="0" w:color="auto"/>
                </w:tcBorders>
              </w:tcPr>
            </w:tcPrChange>
          </w:tcPr>
          <w:p w14:paraId="041C411A" w14:textId="77777777" w:rsidR="004C22B7" w:rsidRDefault="004C22B7" w:rsidP="0044093F">
            <w:pPr>
              <w:rPr>
                <w:sz w:val="22"/>
              </w:rPr>
            </w:pPr>
            <w:r>
              <w:rPr>
                <w:sz w:val="22"/>
              </w:rPr>
              <w:t>S. Hardman</w:t>
            </w:r>
          </w:p>
        </w:tc>
      </w:tr>
      <w:tr w:rsidR="00CA52FF" w14:paraId="7C23607B" w14:textId="77777777">
        <w:trPr>
          <w:ins w:id="23" w:author="Sean Hardman" w:date="2013-09-01T13:07:00Z"/>
        </w:trPr>
        <w:tc>
          <w:tcPr>
            <w:tcW w:w="1548" w:type="dxa"/>
            <w:tcBorders>
              <w:top w:val="nil"/>
              <w:left w:val="single" w:sz="18" w:space="0" w:color="auto"/>
            </w:tcBorders>
          </w:tcPr>
          <w:p w14:paraId="7ABCFE5F" w14:textId="77777777" w:rsidR="00CA52FF" w:rsidRDefault="00CA52FF" w:rsidP="0044093F">
            <w:pPr>
              <w:rPr>
                <w:ins w:id="24" w:author="Sean Hardman" w:date="2013-09-01T13:07:00Z"/>
                <w:sz w:val="22"/>
              </w:rPr>
            </w:pPr>
            <w:ins w:id="25" w:author="Sean Hardman" w:date="2013-09-01T13:07:00Z">
              <w:r>
                <w:rPr>
                  <w:sz w:val="22"/>
                </w:rPr>
                <w:t>1.2</w:t>
              </w:r>
            </w:ins>
          </w:p>
        </w:tc>
        <w:tc>
          <w:tcPr>
            <w:tcW w:w="1620" w:type="dxa"/>
            <w:tcBorders>
              <w:top w:val="nil"/>
            </w:tcBorders>
          </w:tcPr>
          <w:p w14:paraId="3F7772FB" w14:textId="77777777" w:rsidR="00CA52FF" w:rsidRDefault="00CA52FF" w:rsidP="0044093F">
            <w:pPr>
              <w:rPr>
                <w:ins w:id="26" w:author="Sean Hardman" w:date="2013-09-01T13:07:00Z"/>
                <w:sz w:val="22"/>
              </w:rPr>
            </w:pPr>
            <w:ins w:id="27" w:author="Sean Hardman" w:date="2013-09-01T13:07:00Z">
              <w:r>
                <w:rPr>
                  <w:sz w:val="22"/>
                </w:rPr>
                <w:t>2013-09-01</w:t>
              </w:r>
            </w:ins>
          </w:p>
        </w:tc>
        <w:tc>
          <w:tcPr>
            <w:tcW w:w="3960" w:type="dxa"/>
            <w:tcBorders>
              <w:top w:val="nil"/>
            </w:tcBorders>
          </w:tcPr>
          <w:p w14:paraId="6482D362" w14:textId="77777777" w:rsidR="00CA52FF" w:rsidRDefault="00CA52FF" w:rsidP="0044093F">
            <w:pPr>
              <w:rPr>
                <w:ins w:id="28" w:author="Sean Hardman" w:date="2013-09-01T13:07:00Z"/>
                <w:sz w:val="22"/>
              </w:rPr>
            </w:pPr>
            <w:ins w:id="29" w:author="Sean Hardman" w:date="2013-09-01T13:07:00Z">
              <w:r>
                <w:rPr>
                  <w:sz w:val="22"/>
                </w:rPr>
                <w:t>Changed PDS 2010 references to PDS4.</w:t>
              </w:r>
            </w:ins>
          </w:p>
        </w:tc>
        <w:tc>
          <w:tcPr>
            <w:tcW w:w="1728" w:type="dxa"/>
            <w:tcBorders>
              <w:top w:val="nil"/>
              <w:right w:val="single" w:sz="18" w:space="0" w:color="auto"/>
            </w:tcBorders>
          </w:tcPr>
          <w:p w14:paraId="09F44C64" w14:textId="77777777" w:rsidR="00CA52FF" w:rsidRDefault="00CA52FF" w:rsidP="0044093F">
            <w:pPr>
              <w:rPr>
                <w:ins w:id="30" w:author="Sean Hardman" w:date="2013-09-01T13:07:00Z"/>
                <w:sz w:val="22"/>
              </w:rPr>
            </w:pPr>
            <w:ins w:id="31" w:author="Sean Hardman" w:date="2013-09-01T13:07:00Z">
              <w:r>
                <w:rPr>
                  <w:sz w:val="22"/>
                </w:rPr>
                <w:t>S. Hardman</w:t>
              </w:r>
            </w:ins>
          </w:p>
        </w:tc>
      </w:tr>
    </w:tbl>
    <w:p w14:paraId="74394BD0" w14:textId="77777777" w:rsidR="0044093F" w:rsidRDefault="0044093F">
      <w:pPr>
        <w:tabs>
          <w:tab w:val="left" w:pos="-720"/>
        </w:tabs>
        <w:suppressAutoHyphens/>
        <w:rPr>
          <w:b/>
        </w:rPr>
      </w:pPr>
    </w:p>
    <w:p w14:paraId="551E5197" w14:textId="77777777" w:rsidR="0044093F" w:rsidRDefault="0044093F">
      <w:pPr>
        <w:jc w:val="center"/>
        <w:rPr>
          <w:b/>
          <w:sz w:val="32"/>
        </w:rPr>
      </w:pPr>
      <w:r>
        <w:br w:type="page"/>
      </w:r>
      <w:r>
        <w:rPr>
          <w:b/>
          <w:sz w:val="32"/>
        </w:rPr>
        <w:lastRenderedPageBreak/>
        <w:t>TABLE OF CONTENTS</w:t>
      </w:r>
    </w:p>
    <w:p w14:paraId="072CDE68" w14:textId="77777777" w:rsidR="0044093F" w:rsidRDefault="0044093F">
      <w:pPr>
        <w:jc w:val="center"/>
        <w:rPr>
          <w:b/>
        </w:rPr>
      </w:pPr>
    </w:p>
    <w:p w14:paraId="5F5CF95F" w14:textId="60A7BB7E" w:rsidR="00C06854" w:rsidDel="00C02CB0" w:rsidRDefault="0044470A">
      <w:pPr>
        <w:pStyle w:val="TOC1"/>
        <w:tabs>
          <w:tab w:val="left" w:pos="574"/>
        </w:tabs>
        <w:ind w:left="0" w:firstLine="0"/>
        <w:rPr>
          <w:del w:id="32" w:author="Sean Hardman" w:date="2013-09-01T13:13:00Z"/>
          <w:rFonts w:asciiTheme="minorHAnsi" w:eastAsiaTheme="minorEastAsia" w:hAnsiTheme="minorHAnsi" w:cstheme="minorBidi"/>
          <w:b w:val="0"/>
          <w:caps w:val="0"/>
          <w:szCs w:val="24"/>
        </w:rPr>
        <w:pPrChange w:id="33" w:author="Sean Hardman" w:date="2013-09-01T13:13:00Z">
          <w:pPr>
            <w:pStyle w:val="TOC1"/>
            <w:tabs>
              <w:tab w:val="left" w:pos="574"/>
            </w:tabs>
          </w:pPr>
        </w:pPrChange>
      </w:pPr>
      <w:del w:id="34" w:author="Sean Hardman" w:date="2013-09-01T13:13:00Z">
        <w:r w:rsidDel="00C02CB0">
          <w:fldChar w:fldCharType="begin"/>
        </w:r>
        <w:r w:rsidR="00C06854" w:rsidDel="00C02CB0">
          <w:delInstrText xml:space="preserve"> TOC \o "2-3" \t "Heading 1,1,Heading 6,1" </w:delInstrText>
        </w:r>
        <w:r w:rsidDel="00C02CB0">
          <w:fldChar w:fldCharType="separate"/>
        </w:r>
        <w:r w:rsidR="00C06854" w:rsidDel="00C02CB0">
          <w:delText>1.0</w:delText>
        </w:r>
        <w:r w:rsidR="00C06854" w:rsidDel="00C02CB0">
          <w:rPr>
            <w:rFonts w:asciiTheme="minorHAnsi" w:eastAsiaTheme="minorEastAsia" w:hAnsiTheme="minorHAnsi" w:cstheme="minorBidi"/>
            <w:b w:val="0"/>
            <w:caps w:val="0"/>
            <w:szCs w:val="24"/>
          </w:rPr>
          <w:tab/>
        </w:r>
        <w:r w:rsidR="00C06854" w:rsidDel="00C02CB0">
          <w:delText>INTRODUCTION</w:delText>
        </w:r>
        <w:r w:rsidR="00C06854" w:rsidDel="00C02CB0">
          <w:tab/>
        </w:r>
        <w:r w:rsidDel="00C02CB0">
          <w:rPr>
            <w:b w:val="0"/>
            <w:caps w:val="0"/>
          </w:rPr>
          <w:fldChar w:fldCharType="begin"/>
        </w:r>
        <w:r w:rsidR="00C06854" w:rsidDel="00C02CB0">
          <w:delInstrText xml:space="preserve"> PAGEREF _Toc161382704 \h </w:delInstrText>
        </w:r>
        <w:r w:rsidDel="00C02CB0">
          <w:rPr>
            <w:b w:val="0"/>
            <w:caps w:val="0"/>
          </w:rPr>
        </w:r>
        <w:r w:rsidDel="00C02CB0">
          <w:rPr>
            <w:b w:val="0"/>
            <w:caps w:val="0"/>
          </w:rPr>
          <w:fldChar w:fldCharType="separate"/>
        </w:r>
        <w:r w:rsidR="00EF65D0" w:rsidDel="00C02CB0">
          <w:delText>4</w:delText>
        </w:r>
        <w:r w:rsidDel="00C02CB0">
          <w:rPr>
            <w:b w:val="0"/>
            <w:caps w:val="0"/>
          </w:rPr>
          <w:fldChar w:fldCharType="end"/>
        </w:r>
      </w:del>
    </w:p>
    <w:p w14:paraId="0CD79731" w14:textId="404AFC7C" w:rsidR="00C06854" w:rsidDel="00C02CB0" w:rsidRDefault="00C06854">
      <w:pPr>
        <w:pStyle w:val="TOC2"/>
        <w:tabs>
          <w:tab w:val="left" w:pos="862"/>
        </w:tabs>
        <w:ind w:left="0" w:firstLine="0"/>
        <w:rPr>
          <w:del w:id="35" w:author="Sean Hardman" w:date="2013-09-01T13:13:00Z"/>
          <w:rFonts w:asciiTheme="minorHAnsi" w:eastAsiaTheme="minorEastAsia" w:hAnsiTheme="minorHAnsi" w:cstheme="minorBidi"/>
          <w:szCs w:val="24"/>
        </w:rPr>
        <w:pPrChange w:id="36" w:author="Sean Hardman" w:date="2013-09-01T13:13:00Z">
          <w:pPr>
            <w:pStyle w:val="TOC2"/>
            <w:tabs>
              <w:tab w:val="left" w:pos="862"/>
            </w:tabs>
          </w:pPr>
        </w:pPrChange>
      </w:pPr>
      <w:del w:id="37" w:author="Sean Hardman" w:date="2013-09-01T13:13:00Z">
        <w:r w:rsidDel="00C02CB0">
          <w:delText>1.1</w:delText>
        </w:r>
        <w:r w:rsidDel="00C02CB0">
          <w:rPr>
            <w:rFonts w:asciiTheme="minorHAnsi" w:eastAsiaTheme="minorEastAsia" w:hAnsiTheme="minorHAnsi" w:cstheme="minorBidi"/>
            <w:szCs w:val="24"/>
          </w:rPr>
          <w:tab/>
        </w:r>
        <w:r w:rsidDel="00C02CB0">
          <w:delText>Document Scope and Purpose</w:delText>
        </w:r>
        <w:r w:rsidDel="00C02CB0">
          <w:tab/>
        </w:r>
        <w:r w:rsidR="0044470A" w:rsidDel="00C02CB0">
          <w:fldChar w:fldCharType="begin"/>
        </w:r>
        <w:r w:rsidDel="00C02CB0">
          <w:delInstrText xml:space="preserve"> PAGEREF _Toc161382705 \h </w:delInstrText>
        </w:r>
        <w:r w:rsidR="0044470A" w:rsidDel="00C02CB0">
          <w:fldChar w:fldCharType="separate"/>
        </w:r>
        <w:r w:rsidR="00EF65D0" w:rsidDel="00C02CB0">
          <w:delText>4</w:delText>
        </w:r>
        <w:r w:rsidR="0044470A" w:rsidDel="00C02CB0">
          <w:fldChar w:fldCharType="end"/>
        </w:r>
      </w:del>
    </w:p>
    <w:p w14:paraId="45CFF8EF" w14:textId="6B1C8171" w:rsidR="00C06854" w:rsidDel="00C02CB0" w:rsidRDefault="00C06854">
      <w:pPr>
        <w:pStyle w:val="TOC2"/>
        <w:tabs>
          <w:tab w:val="left" w:pos="862"/>
        </w:tabs>
        <w:ind w:left="0" w:firstLine="0"/>
        <w:rPr>
          <w:del w:id="38" w:author="Sean Hardman" w:date="2013-09-01T13:13:00Z"/>
          <w:rFonts w:asciiTheme="minorHAnsi" w:eastAsiaTheme="minorEastAsia" w:hAnsiTheme="minorHAnsi" w:cstheme="minorBidi"/>
          <w:szCs w:val="24"/>
        </w:rPr>
        <w:pPrChange w:id="39" w:author="Sean Hardman" w:date="2013-09-01T13:13:00Z">
          <w:pPr>
            <w:pStyle w:val="TOC2"/>
            <w:tabs>
              <w:tab w:val="left" w:pos="862"/>
            </w:tabs>
          </w:pPr>
        </w:pPrChange>
      </w:pPr>
      <w:del w:id="40" w:author="Sean Hardman" w:date="2013-09-01T13:13:00Z">
        <w:r w:rsidDel="00C02CB0">
          <w:delText>1.2</w:delText>
        </w:r>
        <w:r w:rsidDel="00C02CB0">
          <w:rPr>
            <w:rFonts w:asciiTheme="minorHAnsi" w:eastAsiaTheme="minorEastAsia" w:hAnsiTheme="minorHAnsi" w:cstheme="minorBidi"/>
            <w:szCs w:val="24"/>
          </w:rPr>
          <w:tab/>
        </w:r>
        <w:r w:rsidDel="00C02CB0">
          <w:delText>Method</w:delText>
        </w:r>
        <w:r w:rsidDel="00C02CB0">
          <w:tab/>
        </w:r>
        <w:r w:rsidDel="00C02CB0">
          <w:tab/>
        </w:r>
        <w:r w:rsidR="0044470A" w:rsidDel="00C02CB0">
          <w:fldChar w:fldCharType="begin"/>
        </w:r>
        <w:r w:rsidDel="00C02CB0">
          <w:delInstrText xml:space="preserve"> PAGEREF _Toc161382706 \h </w:delInstrText>
        </w:r>
        <w:r w:rsidR="0044470A" w:rsidDel="00C02CB0">
          <w:fldChar w:fldCharType="separate"/>
        </w:r>
        <w:r w:rsidR="00EF65D0" w:rsidDel="00C02CB0">
          <w:delText>4</w:delText>
        </w:r>
        <w:r w:rsidR="0044470A" w:rsidDel="00C02CB0">
          <w:fldChar w:fldCharType="end"/>
        </w:r>
      </w:del>
    </w:p>
    <w:p w14:paraId="568DC343" w14:textId="7F8B7CC4" w:rsidR="00C06854" w:rsidDel="00C02CB0" w:rsidRDefault="00C06854">
      <w:pPr>
        <w:pStyle w:val="TOC2"/>
        <w:tabs>
          <w:tab w:val="left" w:pos="862"/>
        </w:tabs>
        <w:ind w:left="0" w:firstLine="0"/>
        <w:rPr>
          <w:del w:id="41" w:author="Sean Hardman" w:date="2013-09-01T13:13:00Z"/>
          <w:rFonts w:asciiTheme="minorHAnsi" w:eastAsiaTheme="minorEastAsia" w:hAnsiTheme="minorHAnsi" w:cstheme="minorBidi"/>
          <w:szCs w:val="24"/>
        </w:rPr>
        <w:pPrChange w:id="42" w:author="Sean Hardman" w:date="2013-09-01T13:13:00Z">
          <w:pPr>
            <w:pStyle w:val="TOC2"/>
            <w:tabs>
              <w:tab w:val="left" w:pos="862"/>
            </w:tabs>
          </w:pPr>
        </w:pPrChange>
      </w:pPr>
      <w:del w:id="43" w:author="Sean Hardman" w:date="2013-09-01T13:13:00Z">
        <w:r w:rsidDel="00C02CB0">
          <w:delText>1.3</w:delText>
        </w:r>
        <w:r w:rsidDel="00C02CB0">
          <w:rPr>
            <w:rFonts w:asciiTheme="minorHAnsi" w:eastAsiaTheme="minorEastAsia" w:hAnsiTheme="minorHAnsi" w:cstheme="minorBidi"/>
            <w:szCs w:val="24"/>
          </w:rPr>
          <w:tab/>
        </w:r>
        <w:r w:rsidDel="00C02CB0">
          <w:delText>Notation</w:delText>
        </w:r>
        <w:r w:rsidDel="00C02CB0">
          <w:tab/>
        </w:r>
        <w:r w:rsidDel="00C02CB0">
          <w:tab/>
        </w:r>
        <w:r w:rsidR="0044470A" w:rsidDel="00C02CB0">
          <w:fldChar w:fldCharType="begin"/>
        </w:r>
        <w:r w:rsidDel="00C02CB0">
          <w:delInstrText xml:space="preserve"> PAGEREF _Toc161382707 \h </w:delInstrText>
        </w:r>
        <w:r w:rsidR="0044470A" w:rsidDel="00C02CB0">
          <w:fldChar w:fldCharType="separate"/>
        </w:r>
        <w:r w:rsidR="00EF65D0" w:rsidDel="00C02CB0">
          <w:delText>4</w:delText>
        </w:r>
        <w:r w:rsidR="0044470A" w:rsidDel="00C02CB0">
          <w:fldChar w:fldCharType="end"/>
        </w:r>
      </w:del>
    </w:p>
    <w:p w14:paraId="1788C466" w14:textId="36A8E2D7" w:rsidR="00C06854" w:rsidDel="00C02CB0" w:rsidRDefault="00C06854">
      <w:pPr>
        <w:pStyle w:val="TOC2"/>
        <w:tabs>
          <w:tab w:val="left" w:pos="862"/>
        </w:tabs>
        <w:ind w:left="0" w:firstLine="0"/>
        <w:rPr>
          <w:del w:id="44" w:author="Sean Hardman" w:date="2013-09-01T13:13:00Z"/>
          <w:rFonts w:asciiTheme="minorHAnsi" w:eastAsiaTheme="minorEastAsia" w:hAnsiTheme="minorHAnsi" w:cstheme="minorBidi"/>
          <w:szCs w:val="24"/>
        </w:rPr>
        <w:pPrChange w:id="45" w:author="Sean Hardman" w:date="2013-09-01T13:13:00Z">
          <w:pPr>
            <w:pStyle w:val="TOC2"/>
            <w:tabs>
              <w:tab w:val="left" w:pos="862"/>
            </w:tabs>
          </w:pPr>
        </w:pPrChange>
      </w:pPr>
      <w:del w:id="46" w:author="Sean Hardman" w:date="2013-09-01T13:13:00Z">
        <w:r w:rsidDel="00C02CB0">
          <w:delText>1.4</w:delText>
        </w:r>
        <w:r w:rsidDel="00C02CB0">
          <w:rPr>
            <w:rFonts w:asciiTheme="minorHAnsi" w:eastAsiaTheme="minorEastAsia" w:hAnsiTheme="minorHAnsi" w:cstheme="minorBidi"/>
            <w:szCs w:val="24"/>
          </w:rPr>
          <w:tab/>
        </w:r>
        <w:r w:rsidDel="00C02CB0">
          <w:delText>Controlling Documents</w:delText>
        </w:r>
        <w:r w:rsidDel="00C02CB0">
          <w:tab/>
        </w:r>
        <w:r w:rsidR="0044470A" w:rsidDel="00C02CB0">
          <w:fldChar w:fldCharType="begin"/>
        </w:r>
        <w:r w:rsidDel="00C02CB0">
          <w:delInstrText xml:space="preserve"> PAGEREF _Toc161382708 \h </w:delInstrText>
        </w:r>
        <w:r w:rsidR="0044470A" w:rsidDel="00C02CB0">
          <w:fldChar w:fldCharType="separate"/>
        </w:r>
        <w:r w:rsidR="00EF65D0" w:rsidDel="00C02CB0">
          <w:delText>5</w:delText>
        </w:r>
        <w:r w:rsidR="0044470A" w:rsidDel="00C02CB0">
          <w:fldChar w:fldCharType="end"/>
        </w:r>
      </w:del>
    </w:p>
    <w:p w14:paraId="74E33579" w14:textId="59D3A266" w:rsidR="00C06854" w:rsidDel="00C02CB0" w:rsidRDefault="00C06854">
      <w:pPr>
        <w:pStyle w:val="TOC2"/>
        <w:tabs>
          <w:tab w:val="left" w:pos="862"/>
        </w:tabs>
        <w:ind w:left="0" w:firstLine="0"/>
        <w:rPr>
          <w:del w:id="47" w:author="Sean Hardman" w:date="2013-09-01T13:13:00Z"/>
          <w:rFonts w:asciiTheme="minorHAnsi" w:eastAsiaTheme="minorEastAsia" w:hAnsiTheme="minorHAnsi" w:cstheme="minorBidi"/>
          <w:szCs w:val="24"/>
        </w:rPr>
        <w:pPrChange w:id="48" w:author="Sean Hardman" w:date="2013-09-01T13:13:00Z">
          <w:pPr>
            <w:pStyle w:val="TOC2"/>
            <w:tabs>
              <w:tab w:val="left" w:pos="862"/>
            </w:tabs>
          </w:pPr>
        </w:pPrChange>
      </w:pPr>
      <w:del w:id="49" w:author="Sean Hardman" w:date="2013-09-01T13:13:00Z">
        <w:r w:rsidDel="00C02CB0">
          <w:delText>1.5</w:delText>
        </w:r>
        <w:r w:rsidDel="00C02CB0">
          <w:rPr>
            <w:rFonts w:asciiTheme="minorHAnsi" w:eastAsiaTheme="minorEastAsia" w:hAnsiTheme="minorHAnsi" w:cstheme="minorBidi"/>
            <w:szCs w:val="24"/>
          </w:rPr>
          <w:tab/>
        </w:r>
        <w:r w:rsidDel="00C02CB0">
          <w:delText>Applicable Documents</w:delText>
        </w:r>
        <w:r w:rsidDel="00C02CB0">
          <w:tab/>
        </w:r>
        <w:r w:rsidR="0044470A" w:rsidDel="00C02CB0">
          <w:fldChar w:fldCharType="begin"/>
        </w:r>
        <w:r w:rsidDel="00C02CB0">
          <w:delInstrText xml:space="preserve"> PAGEREF _Toc161382709 \h </w:delInstrText>
        </w:r>
        <w:r w:rsidR="0044470A" w:rsidDel="00C02CB0">
          <w:fldChar w:fldCharType="separate"/>
        </w:r>
        <w:r w:rsidR="00EF65D0" w:rsidDel="00C02CB0">
          <w:delText>5</w:delText>
        </w:r>
        <w:r w:rsidR="0044470A" w:rsidDel="00C02CB0">
          <w:fldChar w:fldCharType="end"/>
        </w:r>
      </w:del>
    </w:p>
    <w:p w14:paraId="4B875A8B" w14:textId="1EE763DF" w:rsidR="00C06854" w:rsidDel="00C02CB0" w:rsidRDefault="00C06854">
      <w:pPr>
        <w:pStyle w:val="TOC2"/>
        <w:tabs>
          <w:tab w:val="left" w:pos="862"/>
        </w:tabs>
        <w:ind w:left="0" w:firstLine="0"/>
        <w:rPr>
          <w:del w:id="50" w:author="Sean Hardman" w:date="2013-09-01T13:13:00Z"/>
          <w:rFonts w:asciiTheme="minorHAnsi" w:eastAsiaTheme="minorEastAsia" w:hAnsiTheme="minorHAnsi" w:cstheme="minorBidi"/>
          <w:szCs w:val="24"/>
        </w:rPr>
        <w:pPrChange w:id="51" w:author="Sean Hardman" w:date="2013-09-01T13:13:00Z">
          <w:pPr>
            <w:pStyle w:val="TOC2"/>
            <w:tabs>
              <w:tab w:val="left" w:pos="862"/>
            </w:tabs>
          </w:pPr>
        </w:pPrChange>
      </w:pPr>
      <w:del w:id="52" w:author="Sean Hardman" w:date="2013-09-01T13:13:00Z">
        <w:r w:rsidDel="00C02CB0">
          <w:delText>1.6</w:delText>
        </w:r>
        <w:r w:rsidDel="00C02CB0">
          <w:rPr>
            <w:rFonts w:asciiTheme="minorHAnsi" w:eastAsiaTheme="minorEastAsia" w:hAnsiTheme="minorHAnsi" w:cstheme="minorBidi"/>
            <w:szCs w:val="24"/>
          </w:rPr>
          <w:tab/>
        </w:r>
        <w:r w:rsidDel="00C02CB0">
          <w:delText>Document Maintenance</w:delText>
        </w:r>
        <w:r w:rsidDel="00C02CB0">
          <w:tab/>
        </w:r>
        <w:r w:rsidR="0044470A" w:rsidDel="00C02CB0">
          <w:fldChar w:fldCharType="begin"/>
        </w:r>
        <w:r w:rsidDel="00C02CB0">
          <w:delInstrText xml:space="preserve"> PAGEREF _Toc161382710 \h </w:delInstrText>
        </w:r>
        <w:r w:rsidR="0044470A" w:rsidDel="00C02CB0">
          <w:fldChar w:fldCharType="separate"/>
        </w:r>
        <w:r w:rsidR="00EF65D0" w:rsidDel="00C02CB0">
          <w:delText>5</w:delText>
        </w:r>
        <w:r w:rsidR="0044470A" w:rsidDel="00C02CB0">
          <w:fldChar w:fldCharType="end"/>
        </w:r>
      </w:del>
    </w:p>
    <w:p w14:paraId="22A95C71" w14:textId="65E17781" w:rsidR="00C06854" w:rsidDel="00C02CB0" w:rsidRDefault="00C06854">
      <w:pPr>
        <w:pStyle w:val="TOC1"/>
        <w:tabs>
          <w:tab w:val="left" w:pos="574"/>
        </w:tabs>
        <w:ind w:left="0" w:firstLine="0"/>
        <w:rPr>
          <w:del w:id="53" w:author="Sean Hardman" w:date="2013-09-01T13:13:00Z"/>
          <w:rFonts w:asciiTheme="minorHAnsi" w:eastAsiaTheme="minorEastAsia" w:hAnsiTheme="minorHAnsi" w:cstheme="minorBidi"/>
          <w:b w:val="0"/>
          <w:caps w:val="0"/>
          <w:szCs w:val="24"/>
        </w:rPr>
        <w:pPrChange w:id="54" w:author="Sean Hardman" w:date="2013-09-01T13:13:00Z">
          <w:pPr>
            <w:pStyle w:val="TOC1"/>
            <w:tabs>
              <w:tab w:val="left" w:pos="574"/>
            </w:tabs>
          </w:pPr>
        </w:pPrChange>
      </w:pPr>
      <w:del w:id="55" w:author="Sean Hardman" w:date="2013-09-01T13:13:00Z">
        <w:r w:rsidDel="00C02CB0">
          <w:delText>2.0</w:delText>
        </w:r>
        <w:r w:rsidDel="00C02CB0">
          <w:rPr>
            <w:rFonts w:asciiTheme="minorHAnsi" w:eastAsiaTheme="minorEastAsia" w:hAnsiTheme="minorHAnsi" w:cstheme="minorBidi"/>
            <w:b w:val="0"/>
            <w:caps w:val="0"/>
            <w:szCs w:val="24"/>
          </w:rPr>
          <w:tab/>
        </w:r>
        <w:r w:rsidDel="00C02CB0">
          <w:delText>Component Description</w:delText>
        </w:r>
        <w:r w:rsidDel="00C02CB0">
          <w:tab/>
        </w:r>
        <w:r w:rsidR="0044470A" w:rsidDel="00C02CB0">
          <w:rPr>
            <w:b w:val="0"/>
            <w:caps w:val="0"/>
          </w:rPr>
          <w:fldChar w:fldCharType="begin"/>
        </w:r>
        <w:r w:rsidDel="00C02CB0">
          <w:delInstrText xml:space="preserve"> PAGEREF _Toc161382711 \h </w:delInstrText>
        </w:r>
        <w:r w:rsidR="0044470A" w:rsidDel="00C02CB0">
          <w:rPr>
            <w:b w:val="0"/>
            <w:caps w:val="0"/>
          </w:rPr>
        </w:r>
        <w:r w:rsidR="0044470A" w:rsidDel="00C02CB0">
          <w:rPr>
            <w:b w:val="0"/>
            <w:caps w:val="0"/>
          </w:rPr>
          <w:fldChar w:fldCharType="separate"/>
        </w:r>
        <w:r w:rsidR="00EF65D0" w:rsidDel="00C02CB0">
          <w:delText>6</w:delText>
        </w:r>
        <w:r w:rsidR="0044470A" w:rsidDel="00C02CB0">
          <w:rPr>
            <w:b w:val="0"/>
            <w:caps w:val="0"/>
          </w:rPr>
          <w:fldChar w:fldCharType="end"/>
        </w:r>
      </w:del>
    </w:p>
    <w:p w14:paraId="564C1BA3" w14:textId="1EC980C9" w:rsidR="00C06854" w:rsidDel="00C02CB0" w:rsidRDefault="00C06854">
      <w:pPr>
        <w:pStyle w:val="TOC1"/>
        <w:tabs>
          <w:tab w:val="left" w:pos="574"/>
        </w:tabs>
        <w:ind w:left="0" w:firstLine="0"/>
        <w:rPr>
          <w:del w:id="56" w:author="Sean Hardman" w:date="2013-09-01T13:13:00Z"/>
          <w:rFonts w:asciiTheme="minorHAnsi" w:eastAsiaTheme="minorEastAsia" w:hAnsiTheme="minorHAnsi" w:cstheme="minorBidi"/>
          <w:b w:val="0"/>
          <w:caps w:val="0"/>
          <w:szCs w:val="24"/>
        </w:rPr>
        <w:pPrChange w:id="57" w:author="Sean Hardman" w:date="2013-09-01T13:13:00Z">
          <w:pPr>
            <w:pStyle w:val="TOC1"/>
            <w:tabs>
              <w:tab w:val="left" w:pos="574"/>
            </w:tabs>
          </w:pPr>
        </w:pPrChange>
      </w:pPr>
      <w:del w:id="58" w:author="Sean Hardman" w:date="2013-09-01T13:13:00Z">
        <w:r w:rsidDel="00C02CB0">
          <w:delText>3.0</w:delText>
        </w:r>
        <w:r w:rsidDel="00C02CB0">
          <w:rPr>
            <w:rFonts w:asciiTheme="minorHAnsi" w:eastAsiaTheme="minorEastAsia" w:hAnsiTheme="minorHAnsi" w:cstheme="minorBidi"/>
            <w:b w:val="0"/>
            <w:caps w:val="0"/>
            <w:szCs w:val="24"/>
          </w:rPr>
          <w:tab/>
        </w:r>
        <w:r w:rsidDel="00C02CB0">
          <w:delText>Use Cases</w:delText>
        </w:r>
        <w:r w:rsidDel="00C02CB0">
          <w:tab/>
        </w:r>
        <w:r w:rsidR="0044470A" w:rsidDel="00C02CB0">
          <w:rPr>
            <w:b w:val="0"/>
            <w:caps w:val="0"/>
          </w:rPr>
          <w:fldChar w:fldCharType="begin"/>
        </w:r>
        <w:r w:rsidDel="00C02CB0">
          <w:delInstrText xml:space="preserve"> PAGEREF _Toc161382712 \h </w:delInstrText>
        </w:r>
        <w:r w:rsidR="0044470A" w:rsidDel="00C02CB0">
          <w:rPr>
            <w:b w:val="0"/>
            <w:caps w:val="0"/>
          </w:rPr>
        </w:r>
        <w:r w:rsidR="0044470A" w:rsidDel="00C02CB0">
          <w:rPr>
            <w:b w:val="0"/>
            <w:caps w:val="0"/>
          </w:rPr>
          <w:fldChar w:fldCharType="separate"/>
        </w:r>
        <w:r w:rsidR="00EF65D0" w:rsidDel="00C02CB0">
          <w:delText>8</w:delText>
        </w:r>
        <w:r w:rsidR="0044470A" w:rsidDel="00C02CB0">
          <w:rPr>
            <w:b w:val="0"/>
            <w:caps w:val="0"/>
          </w:rPr>
          <w:fldChar w:fldCharType="end"/>
        </w:r>
      </w:del>
    </w:p>
    <w:p w14:paraId="40CD2C15" w14:textId="2DAC4840" w:rsidR="00C06854" w:rsidDel="00C02CB0" w:rsidRDefault="00C06854">
      <w:pPr>
        <w:pStyle w:val="TOC2"/>
        <w:tabs>
          <w:tab w:val="left" w:pos="862"/>
        </w:tabs>
        <w:ind w:left="0" w:firstLine="0"/>
        <w:rPr>
          <w:del w:id="59" w:author="Sean Hardman" w:date="2013-09-01T13:13:00Z"/>
          <w:rFonts w:asciiTheme="minorHAnsi" w:eastAsiaTheme="minorEastAsia" w:hAnsiTheme="minorHAnsi" w:cstheme="minorBidi"/>
          <w:szCs w:val="24"/>
        </w:rPr>
        <w:pPrChange w:id="60" w:author="Sean Hardman" w:date="2013-09-01T13:13:00Z">
          <w:pPr>
            <w:pStyle w:val="TOC2"/>
            <w:tabs>
              <w:tab w:val="left" w:pos="862"/>
            </w:tabs>
          </w:pPr>
        </w:pPrChange>
      </w:pPr>
      <w:del w:id="61" w:author="Sean Hardman" w:date="2013-09-01T13:13:00Z">
        <w:r w:rsidDel="00C02CB0">
          <w:delText>3.1</w:delText>
        </w:r>
        <w:r w:rsidDel="00C02CB0">
          <w:rPr>
            <w:rFonts w:asciiTheme="minorHAnsi" w:eastAsiaTheme="minorEastAsia" w:hAnsiTheme="minorHAnsi" w:cstheme="minorBidi"/>
            <w:szCs w:val="24"/>
          </w:rPr>
          <w:tab/>
        </w:r>
        <w:r w:rsidDel="00C02CB0">
          <w:delText>Manage Policy</w:delText>
        </w:r>
        <w:r w:rsidDel="00C02CB0">
          <w:tab/>
        </w:r>
        <w:r w:rsidR="0044470A" w:rsidDel="00C02CB0">
          <w:fldChar w:fldCharType="begin"/>
        </w:r>
        <w:r w:rsidDel="00C02CB0">
          <w:delInstrText xml:space="preserve"> PAGEREF _Toc161382713 \h </w:delInstrText>
        </w:r>
        <w:r w:rsidR="0044470A" w:rsidDel="00C02CB0">
          <w:fldChar w:fldCharType="separate"/>
        </w:r>
        <w:r w:rsidR="00EF65D0" w:rsidDel="00C02CB0">
          <w:delText>9</w:delText>
        </w:r>
        <w:r w:rsidR="0044470A" w:rsidDel="00C02CB0">
          <w:fldChar w:fldCharType="end"/>
        </w:r>
      </w:del>
    </w:p>
    <w:p w14:paraId="1A2102BD" w14:textId="2D82FCEE" w:rsidR="00C06854" w:rsidDel="00C02CB0" w:rsidRDefault="00C06854">
      <w:pPr>
        <w:pStyle w:val="TOC2"/>
        <w:tabs>
          <w:tab w:val="left" w:pos="862"/>
        </w:tabs>
        <w:ind w:left="0" w:firstLine="0"/>
        <w:rPr>
          <w:del w:id="62" w:author="Sean Hardman" w:date="2013-09-01T13:13:00Z"/>
          <w:rFonts w:asciiTheme="minorHAnsi" w:eastAsiaTheme="minorEastAsia" w:hAnsiTheme="minorHAnsi" w:cstheme="minorBidi"/>
          <w:szCs w:val="24"/>
        </w:rPr>
        <w:pPrChange w:id="63" w:author="Sean Hardman" w:date="2013-09-01T13:13:00Z">
          <w:pPr>
            <w:pStyle w:val="TOC2"/>
            <w:tabs>
              <w:tab w:val="left" w:pos="862"/>
            </w:tabs>
          </w:pPr>
        </w:pPrChange>
      </w:pPr>
      <w:del w:id="64" w:author="Sean Hardman" w:date="2013-09-01T13:13:00Z">
        <w:r w:rsidDel="00C02CB0">
          <w:delText>3.2</w:delText>
        </w:r>
        <w:r w:rsidDel="00C02CB0">
          <w:rPr>
            <w:rFonts w:asciiTheme="minorHAnsi" w:eastAsiaTheme="minorEastAsia" w:hAnsiTheme="minorHAnsi" w:cstheme="minorBidi"/>
            <w:szCs w:val="24"/>
          </w:rPr>
          <w:tab/>
        </w:r>
        <w:r w:rsidDel="00C02CB0">
          <w:delText>Register Latest</w:delText>
        </w:r>
        <w:r w:rsidDel="00C02CB0">
          <w:tab/>
        </w:r>
        <w:r w:rsidR="0044470A" w:rsidDel="00C02CB0">
          <w:fldChar w:fldCharType="begin"/>
        </w:r>
        <w:r w:rsidDel="00C02CB0">
          <w:delInstrText xml:space="preserve"> PAGEREF _Toc161382714 \h </w:delInstrText>
        </w:r>
        <w:r w:rsidR="0044470A" w:rsidDel="00C02CB0">
          <w:fldChar w:fldCharType="separate"/>
        </w:r>
        <w:r w:rsidR="00EF65D0" w:rsidDel="00C02CB0">
          <w:delText>9</w:delText>
        </w:r>
        <w:r w:rsidR="0044470A" w:rsidDel="00C02CB0">
          <w:fldChar w:fldCharType="end"/>
        </w:r>
      </w:del>
    </w:p>
    <w:p w14:paraId="7F72CFB8" w14:textId="2520B847" w:rsidR="00C06854" w:rsidDel="00C02CB0" w:rsidRDefault="00C06854">
      <w:pPr>
        <w:pStyle w:val="TOC2"/>
        <w:tabs>
          <w:tab w:val="left" w:pos="862"/>
        </w:tabs>
        <w:ind w:left="0" w:firstLine="0"/>
        <w:rPr>
          <w:del w:id="65" w:author="Sean Hardman" w:date="2013-09-01T13:13:00Z"/>
          <w:rFonts w:asciiTheme="minorHAnsi" w:eastAsiaTheme="minorEastAsia" w:hAnsiTheme="minorHAnsi" w:cstheme="minorBidi"/>
          <w:szCs w:val="24"/>
        </w:rPr>
        <w:pPrChange w:id="66" w:author="Sean Hardman" w:date="2013-09-01T13:13:00Z">
          <w:pPr>
            <w:pStyle w:val="TOC2"/>
            <w:tabs>
              <w:tab w:val="left" w:pos="862"/>
            </w:tabs>
          </w:pPr>
        </w:pPrChange>
      </w:pPr>
      <w:del w:id="67" w:author="Sean Hardman" w:date="2013-09-01T13:13:00Z">
        <w:r w:rsidDel="00C02CB0">
          <w:delText>3.3</w:delText>
        </w:r>
        <w:r w:rsidDel="00C02CB0">
          <w:rPr>
            <w:rFonts w:asciiTheme="minorHAnsi" w:eastAsiaTheme="minorEastAsia" w:hAnsiTheme="minorHAnsi" w:cstheme="minorBidi"/>
            <w:szCs w:val="24"/>
          </w:rPr>
          <w:tab/>
        </w:r>
        <w:r w:rsidDel="00C02CB0">
          <w:delText>Register Batch</w:delText>
        </w:r>
        <w:r w:rsidDel="00C02CB0">
          <w:tab/>
        </w:r>
        <w:r w:rsidR="0044470A" w:rsidDel="00C02CB0">
          <w:fldChar w:fldCharType="begin"/>
        </w:r>
        <w:r w:rsidDel="00C02CB0">
          <w:delInstrText xml:space="preserve"> PAGEREF _Toc161382715 \h </w:delInstrText>
        </w:r>
        <w:r w:rsidR="0044470A" w:rsidDel="00C02CB0">
          <w:fldChar w:fldCharType="separate"/>
        </w:r>
        <w:r w:rsidR="00EF65D0" w:rsidDel="00C02CB0">
          <w:delText>9</w:delText>
        </w:r>
        <w:r w:rsidR="0044470A" w:rsidDel="00C02CB0">
          <w:fldChar w:fldCharType="end"/>
        </w:r>
      </w:del>
    </w:p>
    <w:p w14:paraId="7297B57C" w14:textId="65AAF6B4" w:rsidR="00C06854" w:rsidDel="00C02CB0" w:rsidRDefault="00C06854">
      <w:pPr>
        <w:pStyle w:val="TOC2"/>
        <w:tabs>
          <w:tab w:val="left" w:pos="862"/>
        </w:tabs>
        <w:ind w:left="0" w:firstLine="0"/>
        <w:rPr>
          <w:del w:id="68" w:author="Sean Hardman" w:date="2013-09-01T13:13:00Z"/>
          <w:rFonts w:asciiTheme="minorHAnsi" w:eastAsiaTheme="minorEastAsia" w:hAnsiTheme="minorHAnsi" w:cstheme="minorBidi"/>
          <w:szCs w:val="24"/>
        </w:rPr>
        <w:pPrChange w:id="69" w:author="Sean Hardman" w:date="2013-09-01T13:13:00Z">
          <w:pPr>
            <w:pStyle w:val="TOC2"/>
            <w:tabs>
              <w:tab w:val="left" w:pos="862"/>
            </w:tabs>
          </w:pPr>
        </w:pPrChange>
      </w:pPr>
      <w:del w:id="70" w:author="Sean Hardman" w:date="2013-09-01T13:13:00Z">
        <w:r w:rsidDel="00C02CB0">
          <w:delText>3.4</w:delText>
        </w:r>
        <w:r w:rsidDel="00C02CB0">
          <w:rPr>
            <w:rFonts w:asciiTheme="minorHAnsi" w:eastAsiaTheme="minorEastAsia" w:hAnsiTheme="minorHAnsi" w:cstheme="minorBidi"/>
            <w:szCs w:val="24"/>
          </w:rPr>
          <w:tab/>
        </w:r>
        <w:r w:rsidDel="00C02CB0">
          <w:delText>Discover Product(s)</w:delText>
        </w:r>
        <w:r w:rsidDel="00C02CB0">
          <w:tab/>
        </w:r>
        <w:r w:rsidR="0044470A" w:rsidDel="00C02CB0">
          <w:fldChar w:fldCharType="begin"/>
        </w:r>
        <w:r w:rsidDel="00C02CB0">
          <w:delInstrText xml:space="preserve"> PAGEREF _Toc161382716 \h </w:delInstrText>
        </w:r>
        <w:r w:rsidR="0044470A" w:rsidDel="00C02CB0">
          <w:fldChar w:fldCharType="separate"/>
        </w:r>
        <w:r w:rsidR="00EF65D0" w:rsidDel="00C02CB0">
          <w:delText>10</w:delText>
        </w:r>
        <w:r w:rsidR="0044470A" w:rsidDel="00C02CB0">
          <w:fldChar w:fldCharType="end"/>
        </w:r>
      </w:del>
    </w:p>
    <w:p w14:paraId="411A48C3" w14:textId="789E6D3A" w:rsidR="00C06854" w:rsidDel="00C02CB0" w:rsidRDefault="00C06854">
      <w:pPr>
        <w:pStyle w:val="TOC2"/>
        <w:tabs>
          <w:tab w:val="left" w:pos="862"/>
        </w:tabs>
        <w:ind w:left="0" w:firstLine="0"/>
        <w:rPr>
          <w:del w:id="71" w:author="Sean Hardman" w:date="2013-09-01T13:13:00Z"/>
          <w:rFonts w:asciiTheme="minorHAnsi" w:eastAsiaTheme="minorEastAsia" w:hAnsiTheme="minorHAnsi" w:cstheme="minorBidi"/>
          <w:szCs w:val="24"/>
        </w:rPr>
        <w:pPrChange w:id="72" w:author="Sean Hardman" w:date="2013-09-01T13:13:00Z">
          <w:pPr>
            <w:pStyle w:val="TOC2"/>
            <w:tabs>
              <w:tab w:val="left" w:pos="862"/>
            </w:tabs>
          </w:pPr>
        </w:pPrChange>
      </w:pPr>
      <w:del w:id="73" w:author="Sean Hardman" w:date="2013-09-01T13:13:00Z">
        <w:r w:rsidDel="00C02CB0">
          <w:delText>3.5</w:delText>
        </w:r>
        <w:r w:rsidDel="00C02CB0">
          <w:rPr>
            <w:rFonts w:asciiTheme="minorHAnsi" w:eastAsiaTheme="minorEastAsia" w:hAnsiTheme="minorHAnsi" w:cstheme="minorBidi"/>
            <w:szCs w:val="24"/>
          </w:rPr>
          <w:tab/>
        </w:r>
        <w:r w:rsidDel="00C02CB0">
          <w:delText>Prepare Metadata</w:delText>
        </w:r>
        <w:r w:rsidDel="00C02CB0">
          <w:tab/>
        </w:r>
        <w:r w:rsidR="0044470A" w:rsidDel="00C02CB0">
          <w:fldChar w:fldCharType="begin"/>
        </w:r>
        <w:r w:rsidDel="00C02CB0">
          <w:delInstrText xml:space="preserve"> PAGEREF _Toc161382717 \h </w:delInstrText>
        </w:r>
        <w:r w:rsidR="0044470A" w:rsidDel="00C02CB0">
          <w:fldChar w:fldCharType="separate"/>
        </w:r>
        <w:r w:rsidR="00EF65D0" w:rsidDel="00C02CB0">
          <w:delText>10</w:delText>
        </w:r>
        <w:r w:rsidR="0044470A" w:rsidDel="00C02CB0">
          <w:fldChar w:fldCharType="end"/>
        </w:r>
      </w:del>
    </w:p>
    <w:p w14:paraId="28663E47" w14:textId="2CDBAAC8" w:rsidR="00C06854" w:rsidDel="00C02CB0" w:rsidRDefault="00C06854">
      <w:pPr>
        <w:pStyle w:val="TOC2"/>
        <w:tabs>
          <w:tab w:val="left" w:pos="862"/>
        </w:tabs>
        <w:ind w:left="0" w:firstLine="0"/>
        <w:rPr>
          <w:del w:id="74" w:author="Sean Hardman" w:date="2013-09-01T13:13:00Z"/>
          <w:rFonts w:asciiTheme="minorHAnsi" w:eastAsiaTheme="minorEastAsia" w:hAnsiTheme="minorHAnsi" w:cstheme="minorBidi"/>
          <w:szCs w:val="24"/>
        </w:rPr>
        <w:pPrChange w:id="75" w:author="Sean Hardman" w:date="2013-09-01T13:13:00Z">
          <w:pPr>
            <w:pStyle w:val="TOC2"/>
            <w:tabs>
              <w:tab w:val="left" w:pos="862"/>
            </w:tabs>
          </w:pPr>
        </w:pPrChange>
      </w:pPr>
      <w:del w:id="76" w:author="Sean Hardman" w:date="2013-09-01T13:13:00Z">
        <w:r w:rsidDel="00C02CB0">
          <w:delText>3.6</w:delText>
        </w:r>
        <w:r w:rsidDel="00C02CB0">
          <w:rPr>
            <w:rFonts w:asciiTheme="minorHAnsi" w:eastAsiaTheme="minorEastAsia" w:hAnsiTheme="minorHAnsi" w:cstheme="minorBidi"/>
            <w:szCs w:val="24"/>
          </w:rPr>
          <w:tab/>
        </w:r>
        <w:r w:rsidDel="00C02CB0">
          <w:delText>Submit Product</w:delText>
        </w:r>
        <w:r w:rsidDel="00C02CB0">
          <w:tab/>
        </w:r>
        <w:r w:rsidR="0044470A" w:rsidDel="00C02CB0">
          <w:fldChar w:fldCharType="begin"/>
        </w:r>
        <w:r w:rsidDel="00C02CB0">
          <w:delInstrText xml:space="preserve"> PAGEREF _Toc161382718 \h </w:delInstrText>
        </w:r>
        <w:r w:rsidR="0044470A" w:rsidDel="00C02CB0">
          <w:fldChar w:fldCharType="separate"/>
        </w:r>
        <w:r w:rsidR="00EF65D0" w:rsidDel="00C02CB0">
          <w:delText>10</w:delText>
        </w:r>
        <w:r w:rsidR="0044470A" w:rsidDel="00C02CB0">
          <w:fldChar w:fldCharType="end"/>
        </w:r>
      </w:del>
    </w:p>
    <w:p w14:paraId="756FF0AC" w14:textId="63848D15" w:rsidR="00C06854" w:rsidDel="00C02CB0" w:rsidRDefault="00C06854">
      <w:pPr>
        <w:pStyle w:val="TOC1"/>
        <w:tabs>
          <w:tab w:val="left" w:pos="574"/>
        </w:tabs>
        <w:ind w:left="0" w:firstLine="0"/>
        <w:rPr>
          <w:del w:id="77" w:author="Sean Hardman" w:date="2013-09-01T13:13:00Z"/>
          <w:rFonts w:asciiTheme="minorHAnsi" w:eastAsiaTheme="minorEastAsia" w:hAnsiTheme="minorHAnsi" w:cstheme="minorBidi"/>
          <w:b w:val="0"/>
          <w:caps w:val="0"/>
          <w:szCs w:val="24"/>
        </w:rPr>
        <w:pPrChange w:id="78" w:author="Sean Hardman" w:date="2013-09-01T13:13:00Z">
          <w:pPr>
            <w:pStyle w:val="TOC1"/>
            <w:tabs>
              <w:tab w:val="left" w:pos="574"/>
            </w:tabs>
          </w:pPr>
        </w:pPrChange>
      </w:pPr>
      <w:del w:id="79" w:author="Sean Hardman" w:date="2013-09-01T13:13:00Z">
        <w:r w:rsidDel="00C02CB0">
          <w:delText>4.0</w:delText>
        </w:r>
        <w:r w:rsidDel="00C02CB0">
          <w:rPr>
            <w:rFonts w:asciiTheme="minorHAnsi" w:eastAsiaTheme="minorEastAsia" w:hAnsiTheme="minorHAnsi" w:cstheme="minorBidi"/>
            <w:b w:val="0"/>
            <w:caps w:val="0"/>
            <w:szCs w:val="24"/>
          </w:rPr>
          <w:tab/>
        </w:r>
        <w:r w:rsidDel="00C02CB0">
          <w:delText>Requirements</w:delText>
        </w:r>
        <w:r w:rsidDel="00C02CB0">
          <w:tab/>
        </w:r>
        <w:r w:rsidR="0044470A" w:rsidDel="00C02CB0">
          <w:rPr>
            <w:b w:val="0"/>
            <w:caps w:val="0"/>
          </w:rPr>
          <w:fldChar w:fldCharType="begin"/>
        </w:r>
        <w:r w:rsidDel="00C02CB0">
          <w:delInstrText xml:space="preserve"> PAGEREF _Toc161382719 \h </w:delInstrText>
        </w:r>
        <w:r w:rsidR="0044470A" w:rsidDel="00C02CB0">
          <w:rPr>
            <w:b w:val="0"/>
            <w:caps w:val="0"/>
          </w:rPr>
        </w:r>
        <w:r w:rsidR="0044470A" w:rsidDel="00C02CB0">
          <w:rPr>
            <w:b w:val="0"/>
            <w:caps w:val="0"/>
          </w:rPr>
          <w:fldChar w:fldCharType="separate"/>
        </w:r>
        <w:r w:rsidR="00EF65D0" w:rsidDel="00C02CB0">
          <w:delText>12</w:delText>
        </w:r>
        <w:r w:rsidR="0044470A" w:rsidDel="00C02CB0">
          <w:rPr>
            <w:b w:val="0"/>
            <w:caps w:val="0"/>
          </w:rPr>
          <w:fldChar w:fldCharType="end"/>
        </w:r>
      </w:del>
    </w:p>
    <w:p w14:paraId="6270F03E" w14:textId="4AA64F88" w:rsidR="00C06854" w:rsidDel="00C02CB0" w:rsidRDefault="00C06854">
      <w:pPr>
        <w:pStyle w:val="TOC2"/>
        <w:tabs>
          <w:tab w:val="left" w:pos="862"/>
        </w:tabs>
        <w:ind w:left="0" w:firstLine="0"/>
        <w:rPr>
          <w:del w:id="80" w:author="Sean Hardman" w:date="2013-09-01T13:13:00Z"/>
          <w:rFonts w:asciiTheme="minorHAnsi" w:eastAsiaTheme="minorEastAsia" w:hAnsiTheme="minorHAnsi" w:cstheme="minorBidi"/>
          <w:szCs w:val="24"/>
        </w:rPr>
        <w:pPrChange w:id="81" w:author="Sean Hardman" w:date="2013-09-01T13:13:00Z">
          <w:pPr>
            <w:pStyle w:val="TOC2"/>
            <w:tabs>
              <w:tab w:val="left" w:pos="862"/>
            </w:tabs>
          </w:pPr>
        </w:pPrChange>
      </w:pPr>
      <w:del w:id="82" w:author="Sean Hardman" w:date="2013-09-01T13:13:00Z">
        <w:r w:rsidDel="00C02CB0">
          <w:delText>4.1</w:delText>
        </w:r>
        <w:r w:rsidDel="00C02CB0">
          <w:rPr>
            <w:rFonts w:asciiTheme="minorHAnsi" w:eastAsiaTheme="minorEastAsia" w:hAnsiTheme="minorHAnsi" w:cstheme="minorBidi"/>
            <w:szCs w:val="24"/>
          </w:rPr>
          <w:tab/>
        </w:r>
        <w:r w:rsidDel="00C02CB0">
          <w:delText>Level 4 Requirements</w:delText>
        </w:r>
        <w:r w:rsidDel="00C02CB0">
          <w:tab/>
        </w:r>
        <w:r w:rsidR="0044470A" w:rsidDel="00C02CB0">
          <w:fldChar w:fldCharType="begin"/>
        </w:r>
        <w:r w:rsidDel="00C02CB0">
          <w:delInstrText xml:space="preserve"> PAGEREF _Toc161382720 \h </w:delInstrText>
        </w:r>
        <w:r w:rsidR="0044470A" w:rsidDel="00C02CB0">
          <w:fldChar w:fldCharType="separate"/>
        </w:r>
        <w:r w:rsidR="00EF65D0" w:rsidDel="00C02CB0">
          <w:delText>12</w:delText>
        </w:r>
        <w:r w:rsidR="0044470A" w:rsidDel="00C02CB0">
          <w:fldChar w:fldCharType="end"/>
        </w:r>
      </w:del>
    </w:p>
    <w:p w14:paraId="21BD5ACF" w14:textId="524C947A" w:rsidR="00C06854" w:rsidDel="00C02CB0" w:rsidRDefault="00C06854">
      <w:pPr>
        <w:pStyle w:val="TOC2"/>
        <w:tabs>
          <w:tab w:val="left" w:pos="862"/>
        </w:tabs>
        <w:ind w:left="0" w:firstLine="0"/>
        <w:rPr>
          <w:del w:id="83" w:author="Sean Hardman" w:date="2013-09-01T13:13:00Z"/>
          <w:rFonts w:asciiTheme="minorHAnsi" w:eastAsiaTheme="minorEastAsia" w:hAnsiTheme="minorHAnsi" w:cstheme="minorBidi"/>
          <w:szCs w:val="24"/>
        </w:rPr>
        <w:pPrChange w:id="84" w:author="Sean Hardman" w:date="2013-09-01T13:13:00Z">
          <w:pPr>
            <w:pStyle w:val="TOC2"/>
            <w:tabs>
              <w:tab w:val="left" w:pos="862"/>
            </w:tabs>
          </w:pPr>
        </w:pPrChange>
      </w:pPr>
      <w:del w:id="85" w:author="Sean Hardman" w:date="2013-09-01T13:13:00Z">
        <w:r w:rsidDel="00C02CB0">
          <w:delText>4.2</w:delText>
        </w:r>
        <w:r w:rsidDel="00C02CB0">
          <w:rPr>
            <w:rFonts w:asciiTheme="minorHAnsi" w:eastAsiaTheme="minorEastAsia" w:hAnsiTheme="minorHAnsi" w:cstheme="minorBidi"/>
            <w:szCs w:val="24"/>
          </w:rPr>
          <w:tab/>
        </w:r>
        <w:r w:rsidDel="00C02CB0">
          <w:delText>Level 5 Requirements</w:delText>
        </w:r>
        <w:r w:rsidDel="00C02CB0">
          <w:tab/>
        </w:r>
        <w:r w:rsidR="0044470A" w:rsidDel="00C02CB0">
          <w:fldChar w:fldCharType="begin"/>
        </w:r>
        <w:r w:rsidDel="00C02CB0">
          <w:delInstrText xml:space="preserve"> PAGEREF _Toc161382721 \h </w:delInstrText>
        </w:r>
        <w:r w:rsidR="0044470A" w:rsidDel="00C02CB0">
          <w:fldChar w:fldCharType="separate"/>
        </w:r>
        <w:r w:rsidR="00EF65D0" w:rsidDel="00C02CB0">
          <w:delText>12</w:delText>
        </w:r>
        <w:r w:rsidR="0044470A" w:rsidDel="00C02CB0">
          <w:fldChar w:fldCharType="end"/>
        </w:r>
      </w:del>
    </w:p>
    <w:p w14:paraId="78517A55" w14:textId="32E05F6F" w:rsidR="00C06854" w:rsidDel="00C02CB0" w:rsidRDefault="00C06854">
      <w:pPr>
        <w:pStyle w:val="TOC1"/>
        <w:tabs>
          <w:tab w:val="left" w:pos="574"/>
        </w:tabs>
        <w:ind w:left="0" w:firstLine="0"/>
        <w:rPr>
          <w:del w:id="86" w:author="Sean Hardman" w:date="2013-09-01T13:13:00Z"/>
          <w:rFonts w:asciiTheme="minorHAnsi" w:eastAsiaTheme="minorEastAsia" w:hAnsiTheme="minorHAnsi" w:cstheme="minorBidi"/>
          <w:b w:val="0"/>
          <w:caps w:val="0"/>
          <w:szCs w:val="24"/>
        </w:rPr>
        <w:pPrChange w:id="87" w:author="Sean Hardman" w:date="2013-09-01T13:13:00Z">
          <w:pPr>
            <w:pStyle w:val="TOC1"/>
            <w:tabs>
              <w:tab w:val="left" w:pos="574"/>
            </w:tabs>
          </w:pPr>
        </w:pPrChange>
      </w:pPr>
      <w:del w:id="88" w:author="Sean Hardman" w:date="2013-09-01T13:13:00Z">
        <w:r w:rsidDel="00C02CB0">
          <w:delText>5.0</w:delText>
        </w:r>
        <w:r w:rsidDel="00C02CB0">
          <w:rPr>
            <w:rFonts w:asciiTheme="minorHAnsi" w:eastAsiaTheme="minorEastAsia" w:hAnsiTheme="minorHAnsi" w:cstheme="minorBidi"/>
            <w:b w:val="0"/>
            <w:caps w:val="0"/>
            <w:szCs w:val="24"/>
          </w:rPr>
          <w:tab/>
        </w:r>
        <w:r w:rsidDel="00C02CB0">
          <w:delText>DESIGN PHILOSOPHY, ASSUMPTIONS, AND CONSTRAINTS</w:delText>
        </w:r>
        <w:r w:rsidDel="00C02CB0">
          <w:tab/>
        </w:r>
        <w:r w:rsidR="0044470A" w:rsidDel="00C02CB0">
          <w:rPr>
            <w:b w:val="0"/>
            <w:caps w:val="0"/>
          </w:rPr>
          <w:fldChar w:fldCharType="begin"/>
        </w:r>
        <w:r w:rsidDel="00C02CB0">
          <w:delInstrText xml:space="preserve"> PAGEREF _Toc161382722 \h </w:delInstrText>
        </w:r>
        <w:r w:rsidR="0044470A" w:rsidDel="00C02CB0">
          <w:rPr>
            <w:b w:val="0"/>
            <w:caps w:val="0"/>
          </w:rPr>
        </w:r>
        <w:r w:rsidR="0044470A" w:rsidDel="00C02CB0">
          <w:rPr>
            <w:b w:val="0"/>
            <w:caps w:val="0"/>
          </w:rPr>
          <w:fldChar w:fldCharType="separate"/>
        </w:r>
        <w:r w:rsidR="00EF65D0" w:rsidDel="00C02CB0">
          <w:delText>14</w:delText>
        </w:r>
        <w:r w:rsidR="0044470A" w:rsidDel="00C02CB0">
          <w:rPr>
            <w:b w:val="0"/>
            <w:caps w:val="0"/>
          </w:rPr>
          <w:fldChar w:fldCharType="end"/>
        </w:r>
      </w:del>
    </w:p>
    <w:p w14:paraId="68CF057D" w14:textId="480EF627" w:rsidR="00C06854" w:rsidDel="00C02CB0" w:rsidRDefault="00C06854">
      <w:pPr>
        <w:pStyle w:val="TOC1"/>
        <w:tabs>
          <w:tab w:val="left" w:pos="574"/>
        </w:tabs>
        <w:ind w:left="0" w:firstLine="0"/>
        <w:rPr>
          <w:del w:id="89" w:author="Sean Hardman" w:date="2013-09-01T13:13:00Z"/>
          <w:rFonts w:asciiTheme="minorHAnsi" w:eastAsiaTheme="minorEastAsia" w:hAnsiTheme="minorHAnsi" w:cstheme="minorBidi"/>
          <w:b w:val="0"/>
          <w:caps w:val="0"/>
          <w:szCs w:val="24"/>
        </w:rPr>
        <w:pPrChange w:id="90" w:author="Sean Hardman" w:date="2013-09-01T13:13:00Z">
          <w:pPr>
            <w:pStyle w:val="TOC1"/>
            <w:tabs>
              <w:tab w:val="left" w:pos="574"/>
            </w:tabs>
          </w:pPr>
        </w:pPrChange>
      </w:pPr>
      <w:del w:id="91" w:author="Sean Hardman" w:date="2013-09-01T13:13:00Z">
        <w:r w:rsidDel="00C02CB0">
          <w:delText>6.0</w:delText>
        </w:r>
        <w:r w:rsidDel="00C02CB0">
          <w:rPr>
            <w:rFonts w:asciiTheme="minorHAnsi" w:eastAsiaTheme="minorEastAsia" w:hAnsiTheme="minorHAnsi" w:cstheme="minorBidi"/>
            <w:b w:val="0"/>
            <w:caps w:val="0"/>
            <w:szCs w:val="24"/>
          </w:rPr>
          <w:tab/>
        </w:r>
        <w:r w:rsidDel="00C02CB0">
          <w:delText>ARCHITECTURAL DESIGN</w:delText>
        </w:r>
        <w:r w:rsidDel="00C02CB0">
          <w:tab/>
        </w:r>
        <w:r w:rsidR="0044470A" w:rsidDel="00C02CB0">
          <w:rPr>
            <w:b w:val="0"/>
            <w:caps w:val="0"/>
          </w:rPr>
          <w:fldChar w:fldCharType="begin"/>
        </w:r>
        <w:r w:rsidDel="00C02CB0">
          <w:delInstrText xml:space="preserve"> PAGEREF _Toc161382723 \h </w:delInstrText>
        </w:r>
        <w:r w:rsidR="0044470A" w:rsidDel="00C02CB0">
          <w:rPr>
            <w:b w:val="0"/>
            <w:caps w:val="0"/>
          </w:rPr>
        </w:r>
        <w:r w:rsidR="0044470A" w:rsidDel="00C02CB0">
          <w:rPr>
            <w:b w:val="0"/>
            <w:caps w:val="0"/>
          </w:rPr>
          <w:fldChar w:fldCharType="separate"/>
        </w:r>
        <w:r w:rsidR="00EF65D0" w:rsidDel="00C02CB0">
          <w:delText>15</w:delText>
        </w:r>
        <w:r w:rsidR="0044470A" w:rsidDel="00C02CB0">
          <w:rPr>
            <w:b w:val="0"/>
            <w:caps w:val="0"/>
          </w:rPr>
          <w:fldChar w:fldCharType="end"/>
        </w:r>
      </w:del>
    </w:p>
    <w:p w14:paraId="69127AED" w14:textId="1FB3A35A" w:rsidR="00C06854" w:rsidDel="00C02CB0" w:rsidRDefault="00C06854">
      <w:pPr>
        <w:pStyle w:val="TOC2"/>
        <w:tabs>
          <w:tab w:val="left" w:pos="862"/>
        </w:tabs>
        <w:ind w:left="0" w:firstLine="0"/>
        <w:rPr>
          <w:del w:id="92" w:author="Sean Hardman" w:date="2013-09-01T13:13:00Z"/>
          <w:rFonts w:asciiTheme="minorHAnsi" w:eastAsiaTheme="minorEastAsia" w:hAnsiTheme="minorHAnsi" w:cstheme="minorBidi"/>
          <w:szCs w:val="24"/>
        </w:rPr>
        <w:pPrChange w:id="93" w:author="Sean Hardman" w:date="2013-09-01T13:13:00Z">
          <w:pPr>
            <w:pStyle w:val="TOC2"/>
            <w:tabs>
              <w:tab w:val="left" w:pos="862"/>
            </w:tabs>
          </w:pPr>
        </w:pPrChange>
      </w:pPr>
      <w:del w:id="94" w:author="Sean Hardman" w:date="2013-09-01T13:13:00Z">
        <w:r w:rsidDel="00C02CB0">
          <w:delText>6.1</w:delText>
        </w:r>
        <w:r w:rsidDel="00C02CB0">
          <w:rPr>
            <w:rFonts w:asciiTheme="minorHAnsi" w:eastAsiaTheme="minorEastAsia" w:hAnsiTheme="minorHAnsi" w:cstheme="minorBidi"/>
            <w:szCs w:val="24"/>
          </w:rPr>
          <w:tab/>
        </w:r>
        <w:r w:rsidDel="00C02CB0">
          <w:delText>Component Architecture</w:delText>
        </w:r>
        <w:r w:rsidDel="00C02CB0">
          <w:tab/>
        </w:r>
        <w:r w:rsidR="0044470A" w:rsidDel="00C02CB0">
          <w:fldChar w:fldCharType="begin"/>
        </w:r>
        <w:r w:rsidDel="00C02CB0">
          <w:delInstrText xml:space="preserve"> PAGEREF _Toc161382724 \h </w:delInstrText>
        </w:r>
        <w:r w:rsidR="0044470A" w:rsidDel="00C02CB0">
          <w:fldChar w:fldCharType="separate"/>
        </w:r>
        <w:r w:rsidR="00EF65D0" w:rsidDel="00C02CB0">
          <w:delText>15</w:delText>
        </w:r>
        <w:r w:rsidR="0044470A" w:rsidDel="00C02CB0">
          <w:fldChar w:fldCharType="end"/>
        </w:r>
      </w:del>
    </w:p>
    <w:p w14:paraId="0502D33B" w14:textId="755B719F" w:rsidR="00C06854" w:rsidDel="00C02CB0" w:rsidRDefault="00C06854">
      <w:pPr>
        <w:pStyle w:val="TOC2"/>
        <w:tabs>
          <w:tab w:val="left" w:pos="862"/>
        </w:tabs>
        <w:ind w:left="0" w:firstLine="0"/>
        <w:rPr>
          <w:del w:id="95" w:author="Sean Hardman" w:date="2013-09-01T13:13:00Z"/>
          <w:rFonts w:asciiTheme="minorHAnsi" w:eastAsiaTheme="minorEastAsia" w:hAnsiTheme="minorHAnsi" w:cstheme="minorBidi"/>
          <w:szCs w:val="24"/>
        </w:rPr>
        <w:pPrChange w:id="96" w:author="Sean Hardman" w:date="2013-09-01T13:13:00Z">
          <w:pPr>
            <w:pStyle w:val="TOC2"/>
            <w:tabs>
              <w:tab w:val="left" w:pos="862"/>
            </w:tabs>
          </w:pPr>
        </w:pPrChange>
      </w:pPr>
      <w:del w:id="97" w:author="Sean Hardman" w:date="2013-09-01T13:13:00Z">
        <w:r w:rsidDel="00C02CB0">
          <w:delText>6.2</w:delText>
        </w:r>
        <w:r w:rsidDel="00C02CB0">
          <w:rPr>
            <w:rFonts w:asciiTheme="minorHAnsi" w:eastAsiaTheme="minorEastAsia" w:hAnsiTheme="minorHAnsi" w:cstheme="minorBidi"/>
            <w:szCs w:val="24"/>
          </w:rPr>
          <w:tab/>
        </w:r>
        <w:r w:rsidDel="00C02CB0">
          <w:delText>External Interface Design</w:delText>
        </w:r>
        <w:r w:rsidDel="00C02CB0">
          <w:tab/>
        </w:r>
        <w:r w:rsidR="0044470A" w:rsidDel="00C02CB0">
          <w:fldChar w:fldCharType="begin"/>
        </w:r>
        <w:r w:rsidDel="00C02CB0">
          <w:delInstrText xml:space="preserve"> PAGEREF _Toc161382725 \h </w:delInstrText>
        </w:r>
        <w:r w:rsidR="0044470A" w:rsidDel="00C02CB0">
          <w:fldChar w:fldCharType="separate"/>
        </w:r>
        <w:r w:rsidR="00EF65D0" w:rsidDel="00C02CB0">
          <w:delText>15</w:delText>
        </w:r>
        <w:r w:rsidR="0044470A" w:rsidDel="00C02CB0">
          <w:fldChar w:fldCharType="end"/>
        </w:r>
      </w:del>
    </w:p>
    <w:p w14:paraId="586E3EF2" w14:textId="55E1EEFD" w:rsidR="00C06854" w:rsidDel="00C02CB0" w:rsidRDefault="00C06854">
      <w:pPr>
        <w:pStyle w:val="TOC2"/>
        <w:tabs>
          <w:tab w:val="left" w:pos="862"/>
        </w:tabs>
        <w:ind w:left="0" w:firstLine="0"/>
        <w:rPr>
          <w:del w:id="98" w:author="Sean Hardman" w:date="2013-09-01T13:13:00Z"/>
          <w:rFonts w:asciiTheme="minorHAnsi" w:eastAsiaTheme="minorEastAsia" w:hAnsiTheme="minorHAnsi" w:cstheme="minorBidi"/>
          <w:szCs w:val="24"/>
        </w:rPr>
        <w:pPrChange w:id="99" w:author="Sean Hardman" w:date="2013-09-01T13:13:00Z">
          <w:pPr>
            <w:pStyle w:val="TOC2"/>
            <w:tabs>
              <w:tab w:val="left" w:pos="862"/>
            </w:tabs>
          </w:pPr>
        </w:pPrChange>
      </w:pPr>
      <w:del w:id="100" w:author="Sean Hardman" w:date="2013-09-01T13:13:00Z">
        <w:r w:rsidDel="00C02CB0">
          <w:delText>6.3</w:delText>
        </w:r>
        <w:r w:rsidDel="00C02CB0">
          <w:rPr>
            <w:rFonts w:asciiTheme="minorHAnsi" w:eastAsiaTheme="minorEastAsia" w:hAnsiTheme="minorHAnsi" w:cstheme="minorBidi"/>
            <w:szCs w:val="24"/>
          </w:rPr>
          <w:tab/>
        </w:r>
        <w:r w:rsidDel="00C02CB0">
          <w:delText>Internal Interface Design</w:delText>
        </w:r>
        <w:r w:rsidDel="00C02CB0">
          <w:tab/>
        </w:r>
        <w:r w:rsidR="0044470A" w:rsidDel="00C02CB0">
          <w:fldChar w:fldCharType="begin"/>
        </w:r>
        <w:r w:rsidDel="00C02CB0">
          <w:delInstrText xml:space="preserve"> PAGEREF _Toc161382726 \h </w:delInstrText>
        </w:r>
        <w:r w:rsidR="0044470A" w:rsidDel="00C02CB0">
          <w:fldChar w:fldCharType="separate"/>
        </w:r>
        <w:r w:rsidR="00EF65D0" w:rsidDel="00C02CB0">
          <w:delText>16</w:delText>
        </w:r>
        <w:r w:rsidR="0044470A" w:rsidDel="00C02CB0">
          <w:fldChar w:fldCharType="end"/>
        </w:r>
      </w:del>
    </w:p>
    <w:p w14:paraId="1871B2D1" w14:textId="3C34A43B" w:rsidR="00C06854" w:rsidDel="00C02CB0" w:rsidRDefault="00C06854">
      <w:pPr>
        <w:pStyle w:val="TOC2"/>
        <w:tabs>
          <w:tab w:val="left" w:pos="862"/>
        </w:tabs>
        <w:ind w:left="0" w:firstLine="0"/>
        <w:rPr>
          <w:del w:id="101" w:author="Sean Hardman" w:date="2013-09-01T13:13:00Z"/>
          <w:rFonts w:asciiTheme="minorHAnsi" w:eastAsiaTheme="minorEastAsia" w:hAnsiTheme="minorHAnsi" w:cstheme="minorBidi"/>
          <w:szCs w:val="24"/>
        </w:rPr>
        <w:pPrChange w:id="102" w:author="Sean Hardman" w:date="2013-09-01T13:13:00Z">
          <w:pPr>
            <w:pStyle w:val="TOC2"/>
            <w:tabs>
              <w:tab w:val="left" w:pos="862"/>
            </w:tabs>
          </w:pPr>
        </w:pPrChange>
      </w:pPr>
      <w:del w:id="103" w:author="Sean Hardman" w:date="2013-09-01T13:13:00Z">
        <w:r w:rsidDel="00C02CB0">
          <w:delText>6.4</w:delText>
        </w:r>
        <w:r w:rsidDel="00C02CB0">
          <w:rPr>
            <w:rFonts w:asciiTheme="minorHAnsi" w:eastAsiaTheme="minorEastAsia" w:hAnsiTheme="minorHAnsi" w:cstheme="minorBidi"/>
            <w:szCs w:val="24"/>
          </w:rPr>
          <w:tab/>
        </w:r>
        <w:r w:rsidDel="00C02CB0">
          <w:delText>Data Model</w:delText>
        </w:r>
        <w:r w:rsidDel="00C02CB0">
          <w:tab/>
        </w:r>
        <w:r w:rsidR="0044470A" w:rsidDel="00C02CB0">
          <w:fldChar w:fldCharType="begin"/>
        </w:r>
        <w:r w:rsidDel="00C02CB0">
          <w:delInstrText xml:space="preserve"> PAGEREF _Toc161382727 \h </w:delInstrText>
        </w:r>
        <w:r w:rsidR="0044470A" w:rsidDel="00C02CB0">
          <w:fldChar w:fldCharType="separate"/>
        </w:r>
        <w:r w:rsidR="00EF65D0" w:rsidDel="00C02CB0">
          <w:delText>16</w:delText>
        </w:r>
        <w:r w:rsidR="0044470A" w:rsidDel="00C02CB0">
          <w:fldChar w:fldCharType="end"/>
        </w:r>
      </w:del>
    </w:p>
    <w:p w14:paraId="5CE5BACA" w14:textId="66710481" w:rsidR="00C06854" w:rsidDel="00C02CB0" w:rsidRDefault="00C06854">
      <w:pPr>
        <w:pStyle w:val="TOC1"/>
        <w:tabs>
          <w:tab w:val="left" w:pos="574"/>
        </w:tabs>
        <w:ind w:left="0" w:firstLine="0"/>
        <w:rPr>
          <w:del w:id="104" w:author="Sean Hardman" w:date="2013-09-01T13:13:00Z"/>
          <w:rFonts w:asciiTheme="minorHAnsi" w:eastAsiaTheme="minorEastAsia" w:hAnsiTheme="minorHAnsi" w:cstheme="minorBidi"/>
          <w:b w:val="0"/>
          <w:caps w:val="0"/>
          <w:szCs w:val="24"/>
        </w:rPr>
        <w:pPrChange w:id="105" w:author="Sean Hardman" w:date="2013-09-01T13:13:00Z">
          <w:pPr>
            <w:pStyle w:val="TOC1"/>
            <w:tabs>
              <w:tab w:val="left" w:pos="574"/>
            </w:tabs>
          </w:pPr>
        </w:pPrChange>
      </w:pPr>
      <w:del w:id="106" w:author="Sean Hardman" w:date="2013-09-01T13:13:00Z">
        <w:r w:rsidDel="00C02CB0">
          <w:delText>7.0</w:delText>
        </w:r>
        <w:r w:rsidDel="00C02CB0">
          <w:rPr>
            <w:rFonts w:asciiTheme="minorHAnsi" w:eastAsiaTheme="minorEastAsia" w:hAnsiTheme="minorHAnsi" w:cstheme="minorBidi"/>
            <w:b w:val="0"/>
            <w:caps w:val="0"/>
            <w:szCs w:val="24"/>
          </w:rPr>
          <w:tab/>
        </w:r>
        <w:r w:rsidDel="00C02CB0">
          <w:delText>ANALYSIS</w:delText>
        </w:r>
        <w:r w:rsidDel="00C02CB0">
          <w:tab/>
        </w:r>
        <w:r w:rsidR="0044470A" w:rsidDel="00C02CB0">
          <w:rPr>
            <w:b w:val="0"/>
            <w:caps w:val="0"/>
          </w:rPr>
          <w:fldChar w:fldCharType="begin"/>
        </w:r>
        <w:r w:rsidDel="00C02CB0">
          <w:delInstrText xml:space="preserve"> PAGEREF _Toc161382728 \h </w:delInstrText>
        </w:r>
        <w:r w:rsidR="0044470A" w:rsidDel="00C02CB0">
          <w:rPr>
            <w:b w:val="0"/>
            <w:caps w:val="0"/>
          </w:rPr>
        </w:r>
        <w:r w:rsidR="0044470A" w:rsidDel="00C02CB0">
          <w:rPr>
            <w:b w:val="0"/>
            <w:caps w:val="0"/>
          </w:rPr>
          <w:fldChar w:fldCharType="separate"/>
        </w:r>
        <w:r w:rsidR="00EF65D0" w:rsidDel="00C02CB0">
          <w:delText>17</w:delText>
        </w:r>
        <w:r w:rsidR="0044470A" w:rsidDel="00C02CB0">
          <w:rPr>
            <w:b w:val="0"/>
            <w:caps w:val="0"/>
          </w:rPr>
          <w:fldChar w:fldCharType="end"/>
        </w:r>
      </w:del>
    </w:p>
    <w:p w14:paraId="743BC06E" w14:textId="01C1BDBB" w:rsidR="00C06854" w:rsidDel="00C02CB0" w:rsidRDefault="00C06854">
      <w:pPr>
        <w:pStyle w:val="TOC1"/>
        <w:tabs>
          <w:tab w:val="left" w:pos="574"/>
        </w:tabs>
        <w:ind w:left="0" w:firstLine="0"/>
        <w:rPr>
          <w:del w:id="107" w:author="Sean Hardman" w:date="2013-09-01T13:13:00Z"/>
          <w:rFonts w:asciiTheme="minorHAnsi" w:eastAsiaTheme="minorEastAsia" w:hAnsiTheme="minorHAnsi" w:cstheme="minorBidi"/>
          <w:b w:val="0"/>
          <w:caps w:val="0"/>
          <w:szCs w:val="24"/>
        </w:rPr>
        <w:pPrChange w:id="108" w:author="Sean Hardman" w:date="2013-09-01T13:13:00Z">
          <w:pPr>
            <w:pStyle w:val="TOC1"/>
            <w:tabs>
              <w:tab w:val="left" w:pos="574"/>
            </w:tabs>
          </w:pPr>
        </w:pPrChange>
      </w:pPr>
      <w:del w:id="109" w:author="Sean Hardman" w:date="2013-09-01T13:13:00Z">
        <w:r w:rsidDel="00C02CB0">
          <w:delText>8.0</w:delText>
        </w:r>
        <w:r w:rsidDel="00C02CB0">
          <w:rPr>
            <w:rFonts w:asciiTheme="minorHAnsi" w:eastAsiaTheme="minorEastAsia" w:hAnsiTheme="minorHAnsi" w:cstheme="minorBidi"/>
            <w:b w:val="0"/>
            <w:caps w:val="0"/>
            <w:szCs w:val="24"/>
          </w:rPr>
          <w:tab/>
        </w:r>
        <w:r w:rsidDel="00C02CB0">
          <w:delText>IMPLEMENTATION</w:delText>
        </w:r>
        <w:r w:rsidDel="00C02CB0">
          <w:tab/>
        </w:r>
        <w:r w:rsidR="0044470A" w:rsidDel="00C02CB0">
          <w:rPr>
            <w:b w:val="0"/>
            <w:caps w:val="0"/>
          </w:rPr>
          <w:fldChar w:fldCharType="begin"/>
        </w:r>
        <w:r w:rsidDel="00C02CB0">
          <w:delInstrText xml:space="preserve"> PAGEREF _Toc161382729 \h </w:delInstrText>
        </w:r>
        <w:r w:rsidR="0044470A" w:rsidDel="00C02CB0">
          <w:rPr>
            <w:b w:val="0"/>
            <w:caps w:val="0"/>
          </w:rPr>
        </w:r>
        <w:r w:rsidR="0044470A" w:rsidDel="00C02CB0">
          <w:rPr>
            <w:b w:val="0"/>
            <w:caps w:val="0"/>
          </w:rPr>
          <w:fldChar w:fldCharType="separate"/>
        </w:r>
        <w:r w:rsidR="00EF65D0" w:rsidDel="00C02CB0">
          <w:delText>18</w:delText>
        </w:r>
        <w:r w:rsidR="0044470A" w:rsidDel="00C02CB0">
          <w:rPr>
            <w:b w:val="0"/>
            <w:caps w:val="0"/>
          </w:rPr>
          <w:fldChar w:fldCharType="end"/>
        </w:r>
      </w:del>
    </w:p>
    <w:p w14:paraId="33522F20" w14:textId="3B711D3C" w:rsidR="00C06854" w:rsidDel="00C02CB0" w:rsidRDefault="00C06854">
      <w:pPr>
        <w:pStyle w:val="TOC1"/>
        <w:tabs>
          <w:tab w:val="left" w:pos="574"/>
        </w:tabs>
        <w:ind w:left="0" w:firstLine="0"/>
        <w:rPr>
          <w:del w:id="110" w:author="Sean Hardman" w:date="2013-09-01T13:13:00Z"/>
          <w:rFonts w:asciiTheme="minorHAnsi" w:eastAsiaTheme="minorEastAsia" w:hAnsiTheme="minorHAnsi" w:cstheme="minorBidi"/>
          <w:b w:val="0"/>
          <w:caps w:val="0"/>
          <w:szCs w:val="24"/>
        </w:rPr>
        <w:pPrChange w:id="111" w:author="Sean Hardman" w:date="2013-09-01T13:13:00Z">
          <w:pPr>
            <w:pStyle w:val="TOC1"/>
            <w:tabs>
              <w:tab w:val="left" w:pos="574"/>
            </w:tabs>
          </w:pPr>
        </w:pPrChange>
      </w:pPr>
      <w:del w:id="112" w:author="Sean Hardman" w:date="2013-09-01T13:13:00Z">
        <w:r w:rsidDel="00C02CB0">
          <w:delText>9.0</w:delText>
        </w:r>
        <w:r w:rsidDel="00C02CB0">
          <w:rPr>
            <w:rFonts w:asciiTheme="minorHAnsi" w:eastAsiaTheme="minorEastAsia" w:hAnsiTheme="minorHAnsi" w:cstheme="minorBidi"/>
            <w:b w:val="0"/>
            <w:caps w:val="0"/>
            <w:szCs w:val="24"/>
          </w:rPr>
          <w:tab/>
        </w:r>
        <w:r w:rsidDel="00C02CB0">
          <w:delText>DEtailed Design</w:delText>
        </w:r>
        <w:r w:rsidDel="00C02CB0">
          <w:tab/>
        </w:r>
        <w:r w:rsidR="0044470A" w:rsidDel="00C02CB0">
          <w:rPr>
            <w:b w:val="0"/>
            <w:caps w:val="0"/>
          </w:rPr>
          <w:fldChar w:fldCharType="begin"/>
        </w:r>
        <w:r w:rsidDel="00C02CB0">
          <w:delInstrText xml:space="preserve"> PAGEREF _Toc161382730 \h </w:delInstrText>
        </w:r>
        <w:r w:rsidR="0044470A" w:rsidDel="00C02CB0">
          <w:rPr>
            <w:b w:val="0"/>
            <w:caps w:val="0"/>
          </w:rPr>
        </w:r>
        <w:r w:rsidR="0044470A" w:rsidDel="00C02CB0">
          <w:rPr>
            <w:b w:val="0"/>
            <w:caps w:val="0"/>
          </w:rPr>
          <w:fldChar w:fldCharType="separate"/>
        </w:r>
        <w:r w:rsidR="00EF65D0" w:rsidDel="00C02CB0">
          <w:delText>21</w:delText>
        </w:r>
        <w:r w:rsidR="0044470A" w:rsidDel="00C02CB0">
          <w:rPr>
            <w:b w:val="0"/>
            <w:caps w:val="0"/>
          </w:rPr>
          <w:fldChar w:fldCharType="end"/>
        </w:r>
      </w:del>
    </w:p>
    <w:p w14:paraId="72E6BF81" w14:textId="0D606898" w:rsidR="00C06854" w:rsidDel="00C02CB0" w:rsidRDefault="00C06854">
      <w:pPr>
        <w:pStyle w:val="TOC2"/>
        <w:tabs>
          <w:tab w:val="left" w:pos="862"/>
        </w:tabs>
        <w:ind w:left="0" w:firstLine="0"/>
        <w:rPr>
          <w:del w:id="113" w:author="Sean Hardman" w:date="2013-09-01T13:13:00Z"/>
          <w:rFonts w:asciiTheme="minorHAnsi" w:eastAsiaTheme="minorEastAsia" w:hAnsiTheme="minorHAnsi" w:cstheme="minorBidi"/>
          <w:szCs w:val="24"/>
        </w:rPr>
        <w:pPrChange w:id="114" w:author="Sean Hardman" w:date="2013-09-01T13:13:00Z">
          <w:pPr>
            <w:pStyle w:val="TOC2"/>
            <w:tabs>
              <w:tab w:val="left" w:pos="862"/>
            </w:tabs>
          </w:pPr>
        </w:pPrChange>
      </w:pPr>
      <w:del w:id="115" w:author="Sean Hardman" w:date="2013-09-01T13:13:00Z">
        <w:r w:rsidDel="00C02CB0">
          <w:delText>9.1</w:delText>
        </w:r>
        <w:r w:rsidDel="00C02CB0">
          <w:rPr>
            <w:rFonts w:asciiTheme="minorHAnsi" w:eastAsiaTheme="minorEastAsia" w:hAnsiTheme="minorHAnsi" w:cstheme="minorBidi"/>
            <w:szCs w:val="24"/>
          </w:rPr>
          <w:tab/>
        </w:r>
        <w:r w:rsidDel="00C02CB0">
          <w:delText>Reference Handling</w:delText>
        </w:r>
        <w:r w:rsidDel="00C02CB0">
          <w:tab/>
        </w:r>
        <w:r w:rsidR="0044470A" w:rsidDel="00C02CB0">
          <w:fldChar w:fldCharType="begin"/>
        </w:r>
        <w:r w:rsidDel="00C02CB0">
          <w:delInstrText xml:space="preserve"> PAGEREF _Toc161382731 \h </w:delInstrText>
        </w:r>
        <w:r w:rsidR="0044470A" w:rsidDel="00C02CB0">
          <w:fldChar w:fldCharType="separate"/>
        </w:r>
        <w:r w:rsidR="00EF65D0" w:rsidDel="00C02CB0">
          <w:delText>22</w:delText>
        </w:r>
        <w:r w:rsidR="0044470A" w:rsidDel="00C02CB0">
          <w:fldChar w:fldCharType="end"/>
        </w:r>
      </w:del>
    </w:p>
    <w:p w14:paraId="194DB2C0" w14:textId="27578CA8" w:rsidR="00C06854" w:rsidDel="00C02CB0" w:rsidRDefault="00C06854">
      <w:pPr>
        <w:pStyle w:val="TOC3"/>
        <w:tabs>
          <w:tab w:val="left" w:pos="1206"/>
        </w:tabs>
        <w:ind w:left="0" w:firstLine="0"/>
        <w:rPr>
          <w:del w:id="116" w:author="Sean Hardman" w:date="2013-09-01T13:13:00Z"/>
          <w:rFonts w:asciiTheme="minorHAnsi" w:eastAsiaTheme="minorEastAsia" w:hAnsiTheme="minorHAnsi" w:cstheme="minorBidi"/>
          <w:noProof/>
          <w:szCs w:val="24"/>
        </w:rPr>
        <w:pPrChange w:id="117" w:author="Sean Hardman" w:date="2013-09-01T13:13:00Z">
          <w:pPr>
            <w:pStyle w:val="TOC3"/>
            <w:tabs>
              <w:tab w:val="left" w:pos="1206"/>
            </w:tabs>
          </w:pPr>
        </w:pPrChange>
      </w:pPr>
      <w:del w:id="118" w:author="Sean Hardman" w:date="2013-09-01T13:13:00Z">
        <w:r w:rsidDel="00C02CB0">
          <w:rPr>
            <w:noProof/>
          </w:rPr>
          <w:delText>9.1.1</w:delText>
        </w:r>
        <w:r w:rsidDel="00C02CB0">
          <w:rPr>
            <w:rFonts w:asciiTheme="minorHAnsi" w:eastAsiaTheme="minorEastAsia" w:hAnsiTheme="minorHAnsi" w:cstheme="minorBidi"/>
            <w:noProof/>
            <w:szCs w:val="24"/>
          </w:rPr>
          <w:tab/>
        </w:r>
        <w:r w:rsidDel="00C02CB0">
          <w:rPr>
            <w:noProof/>
          </w:rPr>
          <w:delText>LIDVID-Based References</w:delText>
        </w:r>
        <w:r w:rsidDel="00C02CB0">
          <w:rPr>
            <w:noProof/>
          </w:rPr>
          <w:tab/>
        </w:r>
        <w:r w:rsidR="0044470A" w:rsidDel="00C02CB0">
          <w:rPr>
            <w:noProof/>
          </w:rPr>
          <w:fldChar w:fldCharType="begin"/>
        </w:r>
        <w:r w:rsidDel="00C02CB0">
          <w:rPr>
            <w:noProof/>
          </w:rPr>
          <w:delInstrText xml:space="preserve"> PAGEREF _Toc161382732 \h </w:delInstrText>
        </w:r>
        <w:r w:rsidR="0044470A" w:rsidDel="00C02CB0">
          <w:rPr>
            <w:noProof/>
          </w:rPr>
        </w:r>
        <w:r w:rsidR="0044470A" w:rsidDel="00C02CB0">
          <w:rPr>
            <w:noProof/>
          </w:rPr>
          <w:fldChar w:fldCharType="separate"/>
        </w:r>
        <w:r w:rsidR="00EF65D0" w:rsidDel="00C02CB0">
          <w:rPr>
            <w:noProof/>
          </w:rPr>
          <w:delText>22</w:delText>
        </w:r>
        <w:r w:rsidR="0044470A" w:rsidDel="00C02CB0">
          <w:rPr>
            <w:noProof/>
          </w:rPr>
          <w:fldChar w:fldCharType="end"/>
        </w:r>
      </w:del>
    </w:p>
    <w:p w14:paraId="54CF1F07" w14:textId="115D7178" w:rsidR="00C06854" w:rsidDel="00C02CB0" w:rsidRDefault="00C06854">
      <w:pPr>
        <w:pStyle w:val="TOC3"/>
        <w:tabs>
          <w:tab w:val="left" w:pos="1206"/>
        </w:tabs>
        <w:ind w:left="0" w:firstLine="0"/>
        <w:rPr>
          <w:del w:id="119" w:author="Sean Hardman" w:date="2013-09-01T13:13:00Z"/>
          <w:rFonts w:asciiTheme="minorHAnsi" w:eastAsiaTheme="minorEastAsia" w:hAnsiTheme="minorHAnsi" w:cstheme="minorBidi"/>
          <w:noProof/>
          <w:szCs w:val="24"/>
        </w:rPr>
        <w:pPrChange w:id="120" w:author="Sean Hardman" w:date="2013-09-01T13:13:00Z">
          <w:pPr>
            <w:pStyle w:val="TOC3"/>
            <w:tabs>
              <w:tab w:val="left" w:pos="1206"/>
            </w:tabs>
          </w:pPr>
        </w:pPrChange>
      </w:pPr>
      <w:del w:id="121" w:author="Sean Hardman" w:date="2013-09-01T13:13:00Z">
        <w:r w:rsidDel="00C02CB0">
          <w:rPr>
            <w:noProof/>
          </w:rPr>
          <w:delText>9.1.2</w:delText>
        </w:r>
        <w:r w:rsidDel="00C02CB0">
          <w:rPr>
            <w:rFonts w:asciiTheme="minorHAnsi" w:eastAsiaTheme="minorEastAsia" w:hAnsiTheme="minorHAnsi" w:cstheme="minorBidi"/>
            <w:noProof/>
            <w:szCs w:val="24"/>
          </w:rPr>
          <w:tab/>
        </w:r>
        <w:r w:rsidDel="00C02CB0">
          <w:rPr>
            <w:noProof/>
          </w:rPr>
          <w:delText>LID-Based References</w:delText>
        </w:r>
        <w:r w:rsidDel="00C02CB0">
          <w:rPr>
            <w:noProof/>
          </w:rPr>
          <w:tab/>
        </w:r>
        <w:r w:rsidR="0044470A" w:rsidDel="00C02CB0">
          <w:rPr>
            <w:noProof/>
          </w:rPr>
          <w:fldChar w:fldCharType="begin"/>
        </w:r>
        <w:r w:rsidDel="00C02CB0">
          <w:rPr>
            <w:noProof/>
          </w:rPr>
          <w:delInstrText xml:space="preserve"> PAGEREF _Toc161382733 \h </w:delInstrText>
        </w:r>
        <w:r w:rsidR="0044470A" w:rsidDel="00C02CB0">
          <w:rPr>
            <w:noProof/>
          </w:rPr>
        </w:r>
        <w:r w:rsidR="0044470A" w:rsidDel="00C02CB0">
          <w:rPr>
            <w:noProof/>
          </w:rPr>
          <w:fldChar w:fldCharType="separate"/>
        </w:r>
        <w:r w:rsidR="00EF65D0" w:rsidDel="00C02CB0">
          <w:rPr>
            <w:noProof/>
          </w:rPr>
          <w:delText>22</w:delText>
        </w:r>
        <w:r w:rsidR="0044470A" w:rsidDel="00C02CB0">
          <w:rPr>
            <w:noProof/>
          </w:rPr>
          <w:fldChar w:fldCharType="end"/>
        </w:r>
      </w:del>
    </w:p>
    <w:p w14:paraId="28E640FC" w14:textId="76D47323" w:rsidR="00C06854" w:rsidDel="00C02CB0" w:rsidRDefault="00C06854">
      <w:pPr>
        <w:pStyle w:val="TOC1"/>
        <w:tabs>
          <w:tab w:val="left" w:pos="1872"/>
        </w:tabs>
        <w:ind w:left="0" w:firstLine="0"/>
        <w:rPr>
          <w:del w:id="122" w:author="Sean Hardman" w:date="2013-09-01T13:13:00Z"/>
          <w:rFonts w:asciiTheme="minorHAnsi" w:eastAsiaTheme="minorEastAsia" w:hAnsiTheme="minorHAnsi" w:cstheme="minorBidi"/>
          <w:b w:val="0"/>
          <w:caps w:val="0"/>
          <w:szCs w:val="24"/>
        </w:rPr>
        <w:pPrChange w:id="123" w:author="Sean Hardman" w:date="2013-09-01T13:13:00Z">
          <w:pPr>
            <w:pStyle w:val="TOC1"/>
            <w:tabs>
              <w:tab w:val="left" w:pos="1872"/>
            </w:tabs>
          </w:pPr>
        </w:pPrChange>
      </w:pPr>
      <w:del w:id="124" w:author="Sean Hardman" w:date="2013-09-01T13:13:00Z">
        <w:r w:rsidDel="00C02CB0">
          <w:delText>APPENDIX A</w:delText>
        </w:r>
        <w:r w:rsidDel="00C02CB0">
          <w:rPr>
            <w:rFonts w:asciiTheme="minorHAnsi" w:eastAsiaTheme="minorEastAsia" w:hAnsiTheme="minorHAnsi" w:cstheme="minorBidi"/>
            <w:b w:val="0"/>
            <w:caps w:val="0"/>
            <w:szCs w:val="24"/>
          </w:rPr>
          <w:tab/>
        </w:r>
        <w:r w:rsidDel="00C02CB0">
          <w:delText>Acronyms</w:delText>
        </w:r>
        <w:r w:rsidDel="00C02CB0">
          <w:tab/>
        </w:r>
        <w:r w:rsidR="0044470A" w:rsidDel="00C02CB0">
          <w:rPr>
            <w:b w:val="0"/>
            <w:caps w:val="0"/>
          </w:rPr>
          <w:fldChar w:fldCharType="begin"/>
        </w:r>
        <w:r w:rsidDel="00C02CB0">
          <w:delInstrText xml:space="preserve"> PAGEREF _Toc161382734 \h </w:delInstrText>
        </w:r>
        <w:r w:rsidR="0044470A" w:rsidDel="00C02CB0">
          <w:rPr>
            <w:b w:val="0"/>
            <w:caps w:val="0"/>
          </w:rPr>
        </w:r>
        <w:r w:rsidR="0044470A" w:rsidDel="00C02CB0">
          <w:rPr>
            <w:b w:val="0"/>
            <w:caps w:val="0"/>
          </w:rPr>
          <w:fldChar w:fldCharType="separate"/>
        </w:r>
        <w:r w:rsidR="00EF65D0" w:rsidDel="00C02CB0">
          <w:delText>24</w:delText>
        </w:r>
        <w:r w:rsidR="0044470A" w:rsidDel="00C02CB0">
          <w:rPr>
            <w:b w:val="0"/>
            <w:caps w:val="0"/>
          </w:rPr>
          <w:fldChar w:fldCharType="end"/>
        </w:r>
      </w:del>
    </w:p>
    <w:p w14:paraId="24913A93" w14:textId="77777777" w:rsidR="00C02CB0" w:rsidRDefault="0044470A">
      <w:pPr>
        <w:pStyle w:val="TOC1"/>
        <w:tabs>
          <w:tab w:val="left" w:pos="574"/>
        </w:tabs>
        <w:ind w:left="0" w:firstLine="0"/>
        <w:rPr>
          <w:ins w:id="125" w:author="Sean Hardman" w:date="2013-09-01T13:13:00Z"/>
          <w:rFonts w:asciiTheme="minorHAnsi" w:eastAsiaTheme="minorEastAsia" w:hAnsiTheme="minorHAnsi" w:cstheme="minorBidi"/>
          <w:b w:val="0"/>
          <w:caps w:val="0"/>
          <w:szCs w:val="24"/>
          <w:lang w:eastAsia="ja-JP"/>
        </w:rPr>
        <w:pPrChange w:id="126" w:author="Sean Hardman" w:date="2013-09-01T13:13:00Z">
          <w:pPr>
            <w:pStyle w:val="TOC1"/>
            <w:tabs>
              <w:tab w:val="left" w:pos="574"/>
            </w:tabs>
          </w:pPr>
        </w:pPrChange>
      </w:pPr>
      <w:del w:id="127" w:author="Sean Hardman" w:date="2013-09-01T13:13:00Z">
        <w:r w:rsidDel="00C02CB0">
          <w:rPr>
            <w:b w:val="0"/>
            <w:caps w:val="0"/>
          </w:rPr>
          <w:fldChar w:fldCharType="end"/>
        </w:r>
      </w:del>
      <w:ins w:id="128" w:author="Sean Hardman" w:date="2013-09-01T13:13:00Z">
        <w:r w:rsidR="00C02CB0">
          <w:fldChar w:fldCharType="begin"/>
        </w:r>
        <w:r w:rsidR="00C02CB0">
          <w:instrText xml:space="preserve"> TOC \o "2-3" \t "Heading 1,1,Heading 6,1" </w:instrText>
        </w:r>
      </w:ins>
      <w:r w:rsidR="00C02CB0">
        <w:fldChar w:fldCharType="separate"/>
      </w:r>
      <w:ins w:id="129" w:author="Sean Hardman" w:date="2013-09-01T13:13:00Z">
        <w:r w:rsidR="00C02CB0">
          <w:t>1.0</w:t>
        </w:r>
        <w:r w:rsidR="00C02CB0">
          <w:rPr>
            <w:rFonts w:asciiTheme="minorHAnsi" w:eastAsiaTheme="minorEastAsia" w:hAnsiTheme="minorHAnsi" w:cstheme="minorBidi"/>
            <w:b w:val="0"/>
            <w:caps w:val="0"/>
            <w:szCs w:val="24"/>
            <w:lang w:eastAsia="ja-JP"/>
          </w:rPr>
          <w:tab/>
        </w:r>
        <w:r w:rsidR="00C02CB0">
          <w:t>INTRODUCTION</w:t>
        </w:r>
        <w:r w:rsidR="00C02CB0">
          <w:tab/>
        </w:r>
        <w:r w:rsidR="00C02CB0">
          <w:fldChar w:fldCharType="begin"/>
        </w:r>
        <w:r w:rsidR="00C02CB0">
          <w:instrText xml:space="preserve"> PAGEREF _Toc239660547 \h </w:instrText>
        </w:r>
      </w:ins>
      <w:r w:rsidR="00C02CB0">
        <w:fldChar w:fldCharType="separate"/>
      </w:r>
      <w:ins w:id="130" w:author="Sean Hardman" w:date="2013-09-01T16:05:00Z">
        <w:r w:rsidR="007F072C">
          <w:t>4</w:t>
        </w:r>
      </w:ins>
      <w:ins w:id="131" w:author="Sean Hardman" w:date="2013-09-01T13:13:00Z">
        <w:r w:rsidR="00C02CB0">
          <w:fldChar w:fldCharType="end"/>
        </w:r>
      </w:ins>
    </w:p>
    <w:p w14:paraId="7280CFDF" w14:textId="77777777" w:rsidR="00C02CB0" w:rsidRDefault="00C02CB0">
      <w:pPr>
        <w:pStyle w:val="TOC2"/>
        <w:tabs>
          <w:tab w:val="left" w:pos="862"/>
        </w:tabs>
        <w:ind w:left="0" w:firstLine="0"/>
        <w:rPr>
          <w:ins w:id="132" w:author="Sean Hardman" w:date="2013-09-01T13:13:00Z"/>
          <w:rFonts w:asciiTheme="minorHAnsi" w:eastAsiaTheme="minorEastAsia" w:hAnsiTheme="minorHAnsi" w:cstheme="minorBidi"/>
          <w:szCs w:val="24"/>
          <w:lang w:eastAsia="ja-JP"/>
        </w:rPr>
        <w:pPrChange w:id="133" w:author="Sean Hardman" w:date="2013-09-01T13:13:00Z">
          <w:pPr>
            <w:pStyle w:val="TOC2"/>
            <w:tabs>
              <w:tab w:val="left" w:pos="862"/>
            </w:tabs>
          </w:pPr>
        </w:pPrChange>
      </w:pPr>
      <w:ins w:id="134" w:author="Sean Hardman" w:date="2013-09-01T13:13:00Z">
        <w:r>
          <w:t>1.1</w:t>
        </w:r>
        <w:r>
          <w:rPr>
            <w:rFonts w:asciiTheme="minorHAnsi" w:eastAsiaTheme="minorEastAsia" w:hAnsiTheme="minorHAnsi" w:cstheme="minorBidi"/>
            <w:szCs w:val="24"/>
            <w:lang w:eastAsia="ja-JP"/>
          </w:rPr>
          <w:tab/>
        </w:r>
        <w:r>
          <w:t>Document Scope and Purpose</w:t>
        </w:r>
        <w:r>
          <w:tab/>
        </w:r>
        <w:r>
          <w:fldChar w:fldCharType="begin"/>
        </w:r>
        <w:r>
          <w:instrText xml:space="preserve"> PAGEREF _Toc239660548 \h </w:instrText>
        </w:r>
      </w:ins>
      <w:r>
        <w:fldChar w:fldCharType="separate"/>
      </w:r>
      <w:ins w:id="135" w:author="Sean Hardman" w:date="2013-09-01T16:05:00Z">
        <w:r w:rsidR="007F072C">
          <w:t>4</w:t>
        </w:r>
      </w:ins>
      <w:ins w:id="136" w:author="Sean Hardman" w:date="2013-09-01T13:13:00Z">
        <w:r>
          <w:fldChar w:fldCharType="end"/>
        </w:r>
      </w:ins>
    </w:p>
    <w:p w14:paraId="52B3A03C" w14:textId="321664B7" w:rsidR="00C02CB0" w:rsidRDefault="00C02CB0">
      <w:pPr>
        <w:pStyle w:val="TOC2"/>
        <w:tabs>
          <w:tab w:val="left" w:pos="862"/>
        </w:tabs>
        <w:ind w:left="0" w:firstLine="0"/>
        <w:rPr>
          <w:ins w:id="137" w:author="Sean Hardman" w:date="2013-09-01T13:13:00Z"/>
          <w:rFonts w:asciiTheme="minorHAnsi" w:eastAsiaTheme="minorEastAsia" w:hAnsiTheme="minorHAnsi" w:cstheme="minorBidi"/>
          <w:szCs w:val="24"/>
          <w:lang w:eastAsia="ja-JP"/>
        </w:rPr>
        <w:pPrChange w:id="138" w:author="Sean Hardman" w:date="2013-09-01T13:13:00Z">
          <w:pPr>
            <w:pStyle w:val="TOC2"/>
            <w:tabs>
              <w:tab w:val="left" w:pos="862"/>
            </w:tabs>
          </w:pPr>
        </w:pPrChange>
      </w:pPr>
      <w:ins w:id="139" w:author="Sean Hardman" w:date="2013-09-01T13:13:00Z">
        <w:r>
          <w:t>1.2</w:t>
        </w:r>
        <w:r>
          <w:rPr>
            <w:rFonts w:asciiTheme="minorHAnsi" w:eastAsiaTheme="minorEastAsia" w:hAnsiTheme="minorHAnsi" w:cstheme="minorBidi"/>
            <w:szCs w:val="24"/>
            <w:lang w:eastAsia="ja-JP"/>
          </w:rPr>
          <w:tab/>
        </w:r>
        <w:r>
          <w:t>Method</w:t>
        </w:r>
        <w:r>
          <w:tab/>
        </w:r>
        <w:r>
          <w:tab/>
        </w:r>
        <w:r>
          <w:fldChar w:fldCharType="begin"/>
        </w:r>
        <w:r>
          <w:instrText xml:space="preserve"> PAGEREF _Toc239660549 \h </w:instrText>
        </w:r>
      </w:ins>
      <w:r>
        <w:fldChar w:fldCharType="separate"/>
      </w:r>
      <w:ins w:id="140" w:author="Sean Hardman" w:date="2013-09-01T16:05:00Z">
        <w:r w:rsidR="007F072C">
          <w:t>4</w:t>
        </w:r>
      </w:ins>
      <w:ins w:id="141" w:author="Sean Hardman" w:date="2013-09-01T13:13:00Z">
        <w:r>
          <w:fldChar w:fldCharType="end"/>
        </w:r>
      </w:ins>
    </w:p>
    <w:p w14:paraId="5017124F" w14:textId="2022A184" w:rsidR="00C02CB0" w:rsidRDefault="00C02CB0">
      <w:pPr>
        <w:pStyle w:val="TOC2"/>
        <w:tabs>
          <w:tab w:val="left" w:pos="862"/>
        </w:tabs>
        <w:ind w:left="0" w:firstLine="0"/>
        <w:rPr>
          <w:ins w:id="142" w:author="Sean Hardman" w:date="2013-09-01T13:13:00Z"/>
          <w:rFonts w:asciiTheme="minorHAnsi" w:eastAsiaTheme="minorEastAsia" w:hAnsiTheme="minorHAnsi" w:cstheme="minorBidi"/>
          <w:szCs w:val="24"/>
          <w:lang w:eastAsia="ja-JP"/>
        </w:rPr>
        <w:pPrChange w:id="143" w:author="Sean Hardman" w:date="2013-09-01T13:13:00Z">
          <w:pPr>
            <w:pStyle w:val="TOC2"/>
            <w:tabs>
              <w:tab w:val="left" w:pos="862"/>
            </w:tabs>
          </w:pPr>
        </w:pPrChange>
      </w:pPr>
      <w:ins w:id="144" w:author="Sean Hardman" w:date="2013-09-01T13:13:00Z">
        <w:r>
          <w:t>1.3</w:t>
        </w:r>
        <w:r>
          <w:rPr>
            <w:rFonts w:asciiTheme="minorHAnsi" w:eastAsiaTheme="minorEastAsia" w:hAnsiTheme="minorHAnsi" w:cstheme="minorBidi"/>
            <w:szCs w:val="24"/>
            <w:lang w:eastAsia="ja-JP"/>
          </w:rPr>
          <w:tab/>
        </w:r>
        <w:r>
          <w:t>Notation</w:t>
        </w:r>
        <w:r>
          <w:tab/>
        </w:r>
      </w:ins>
      <w:ins w:id="145" w:author="Sean Hardman" w:date="2013-09-01T13:14:00Z">
        <w:r>
          <w:tab/>
        </w:r>
      </w:ins>
      <w:ins w:id="146" w:author="Sean Hardman" w:date="2013-09-01T13:13:00Z">
        <w:r>
          <w:fldChar w:fldCharType="begin"/>
        </w:r>
        <w:r>
          <w:instrText xml:space="preserve"> PAGEREF _Toc239660550 \h </w:instrText>
        </w:r>
      </w:ins>
      <w:r>
        <w:fldChar w:fldCharType="separate"/>
      </w:r>
      <w:ins w:id="147" w:author="Sean Hardman" w:date="2013-09-01T16:05:00Z">
        <w:r w:rsidR="007F072C">
          <w:t>4</w:t>
        </w:r>
      </w:ins>
      <w:ins w:id="148" w:author="Sean Hardman" w:date="2013-09-01T13:13:00Z">
        <w:r>
          <w:fldChar w:fldCharType="end"/>
        </w:r>
      </w:ins>
    </w:p>
    <w:p w14:paraId="20264BD9" w14:textId="77777777" w:rsidR="00C02CB0" w:rsidRDefault="00C02CB0">
      <w:pPr>
        <w:pStyle w:val="TOC2"/>
        <w:tabs>
          <w:tab w:val="left" w:pos="862"/>
        </w:tabs>
        <w:ind w:left="0" w:firstLine="0"/>
        <w:rPr>
          <w:ins w:id="149" w:author="Sean Hardman" w:date="2013-09-01T13:13:00Z"/>
          <w:rFonts w:asciiTheme="minorHAnsi" w:eastAsiaTheme="minorEastAsia" w:hAnsiTheme="minorHAnsi" w:cstheme="minorBidi"/>
          <w:szCs w:val="24"/>
          <w:lang w:eastAsia="ja-JP"/>
        </w:rPr>
        <w:pPrChange w:id="150" w:author="Sean Hardman" w:date="2013-09-01T13:13:00Z">
          <w:pPr>
            <w:pStyle w:val="TOC2"/>
            <w:tabs>
              <w:tab w:val="left" w:pos="862"/>
            </w:tabs>
          </w:pPr>
        </w:pPrChange>
      </w:pPr>
      <w:ins w:id="151" w:author="Sean Hardman" w:date="2013-09-01T13:13:00Z">
        <w:r>
          <w:t>1.4</w:t>
        </w:r>
        <w:r>
          <w:rPr>
            <w:rFonts w:asciiTheme="minorHAnsi" w:eastAsiaTheme="minorEastAsia" w:hAnsiTheme="minorHAnsi" w:cstheme="minorBidi"/>
            <w:szCs w:val="24"/>
            <w:lang w:eastAsia="ja-JP"/>
          </w:rPr>
          <w:tab/>
        </w:r>
        <w:r>
          <w:t>Controlling Documents</w:t>
        </w:r>
        <w:r>
          <w:tab/>
        </w:r>
        <w:r>
          <w:fldChar w:fldCharType="begin"/>
        </w:r>
        <w:r>
          <w:instrText xml:space="preserve"> PAGEREF _Toc239660551 \h </w:instrText>
        </w:r>
      </w:ins>
      <w:r>
        <w:fldChar w:fldCharType="separate"/>
      </w:r>
      <w:ins w:id="152" w:author="Sean Hardman" w:date="2013-09-01T16:05:00Z">
        <w:r w:rsidR="007F072C">
          <w:t>5</w:t>
        </w:r>
      </w:ins>
      <w:ins w:id="153" w:author="Sean Hardman" w:date="2013-09-01T13:13:00Z">
        <w:r>
          <w:fldChar w:fldCharType="end"/>
        </w:r>
      </w:ins>
    </w:p>
    <w:p w14:paraId="783893ED" w14:textId="77777777" w:rsidR="00C02CB0" w:rsidRDefault="00C02CB0">
      <w:pPr>
        <w:pStyle w:val="TOC2"/>
        <w:tabs>
          <w:tab w:val="left" w:pos="862"/>
        </w:tabs>
        <w:ind w:left="0" w:firstLine="0"/>
        <w:rPr>
          <w:ins w:id="154" w:author="Sean Hardman" w:date="2013-09-01T13:13:00Z"/>
          <w:rFonts w:asciiTheme="minorHAnsi" w:eastAsiaTheme="minorEastAsia" w:hAnsiTheme="minorHAnsi" w:cstheme="minorBidi"/>
          <w:szCs w:val="24"/>
          <w:lang w:eastAsia="ja-JP"/>
        </w:rPr>
        <w:pPrChange w:id="155" w:author="Sean Hardman" w:date="2013-09-01T13:13:00Z">
          <w:pPr>
            <w:pStyle w:val="TOC2"/>
            <w:tabs>
              <w:tab w:val="left" w:pos="862"/>
            </w:tabs>
          </w:pPr>
        </w:pPrChange>
      </w:pPr>
      <w:ins w:id="156" w:author="Sean Hardman" w:date="2013-09-01T13:13:00Z">
        <w:r>
          <w:t>1.5</w:t>
        </w:r>
        <w:r>
          <w:rPr>
            <w:rFonts w:asciiTheme="minorHAnsi" w:eastAsiaTheme="minorEastAsia" w:hAnsiTheme="minorHAnsi" w:cstheme="minorBidi"/>
            <w:szCs w:val="24"/>
            <w:lang w:eastAsia="ja-JP"/>
          </w:rPr>
          <w:tab/>
        </w:r>
        <w:r>
          <w:t>Applicable Documents</w:t>
        </w:r>
        <w:r>
          <w:tab/>
        </w:r>
        <w:r>
          <w:fldChar w:fldCharType="begin"/>
        </w:r>
        <w:r>
          <w:instrText xml:space="preserve"> PAGEREF _Toc239660552 \h </w:instrText>
        </w:r>
      </w:ins>
      <w:r>
        <w:fldChar w:fldCharType="separate"/>
      </w:r>
      <w:ins w:id="157" w:author="Sean Hardman" w:date="2013-09-01T16:05:00Z">
        <w:r w:rsidR="007F072C">
          <w:t>5</w:t>
        </w:r>
      </w:ins>
      <w:ins w:id="158" w:author="Sean Hardman" w:date="2013-09-01T13:13:00Z">
        <w:r>
          <w:fldChar w:fldCharType="end"/>
        </w:r>
      </w:ins>
    </w:p>
    <w:p w14:paraId="2D8FF1F8" w14:textId="77777777" w:rsidR="00C02CB0" w:rsidRDefault="00C02CB0">
      <w:pPr>
        <w:pStyle w:val="TOC2"/>
        <w:tabs>
          <w:tab w:val="left" w:pos="862"/>
        </w:tabs>
        <w:ind w:left="0" w:firstLine="0"/>
        <w:rPr>
          <w:ins w:id="159" w:author="Sean Hardman" w:date="2013-09-01T13:13:00Z"/>
          <w:rFonts w:asciiTheme="minorHAnsi" w:eastAsiaTheme="minorEastAsia" w:hAnsiTheme="minorHAnsi" w:cstheme="minorBidi"/>
          <w:szCs w:val="24"/>
          <w:lang w:eastAsia="ja-JP"/>
        </w:rPr>
        <w:pPrChange w:id="160" w:author="Sean Hardman" w:date="2013-09-01T13:13:00Z">
          <w:pPr>
            <w:pStyle w:val="TOC2"/>
            <w:tabs>
              <w:tab w:val="left" w:pos="862"/>
            </w:tabs>
          </w:pPr>
        </w:pPrChange>
      </w:pPr>
      <w:ins w:id="161" w:author="Sean Hardman" w:date="2013-09-01T13:13:00Z">
        <w:r>
          <w:t>1.6</w:t>
        </w:r>
        <w:r>
          <w:rPr>
            <w:rFonts w:asciiTheme="minorHAnsi" w:eastAsiaTheme="minorEastAsia" w:hAnsiTheme="minorHAnsi" w:cstheme="minorBidi"/>
            <w:szCs w:val="24"/>
            <w:lang w:eastAsia="ja-JP"/>
          </w:rPr>
          <w:tab/>
        </w:r>
        <w:r>
          <w:t>Document Maintenance</w:t>
        </w:r>
        <w:r>
          <w:tab/>
        </w:r>
        <w:r>
          <w:fldChar w:fldCharType="begin"/>
        </w:r>
        <w:r>
          <w:instrText xml:space="preserve"> PAGEREF _Toc239660553 \h </w:instrText>
        </w:r>
      </w:ins>
      <w:r>
        <w:fldChar w:fldCharType="separate"/>
      </w:r>
      <w:ins w:id="162" w:author="Sean Hardman" w:date="2013-09-01T16:05:00Z">
        <w:r w:rsidR="007F072C">
          <w:t>5</w:t>
        </w:r>
      </w:ins>
      <w:ins w:id="163" w:author="Sean Hardman" w:date="2013-09-01T13:13:00Z">
        <w:r>
          <w:fldChar w:fldCharType="end"/>
        </w:r>
      </w:ins>
    </w:p>
    <w:p w14:paraId="06428F23" w14:textId="77777777" w:rsidR="00C02CB0" w:rsidRDefault="00C02CB0">
      <w:pPr>
        <w:pStyle w:val="TOC1"/>
        <w:tabs>
          <w:tab w:val="left" w:pos="574"/>
        </w:tabs>
        <w:ind w:left="0" w:firstLine="0"/>
        <w:rPr>
          <w:ins w:id="164" w:author="Sean Hardman" w:date="2013-09-01T13:13:00Z"/>
          <w:rFonts w:asciiTheme="minorHAnsi" w:eastAsiaTheme="minorEastAsia" w:hAnsiTheme="minorHAnsi" w:cstheme="minorBidi"/>
          <w:b w:val="0"/>
          <w:caps w:val="0"/>
          <w:szCs w:val="24"/>
          <w:lang w:eastAsia="ja-JP"/>
        </w:rPr>
        <w:pPrChange w:id="165" w:author="Sean Hardman" w:date="2013-09-01T13:13:00Z">
          <w:pPr>
            <w:pStyle w:val="TOC1"/>
            <w:tabs>
              <w:tab w:val="left" w:pos="574"/>
            </w:tabs>
          </w:pPr>
        </w:pPrChange>
      </w:pPr>
      <w:ins w:id="166" w:author="Sean Hardman" w:date="2013-09-01T13:13:00Z">
        <w:r>
          <w:t>2.0</w:t>
        </w:r>
        <w:r>
          <w:rPr>
            <w:rFonts w:asciiTheme="minorHAnsi" w:eastAsiaTheme="minorEastAsia" w:hAnsiTheme="minorHAnsi" w:cstheme="minorBidi"/>
            <w:b w:val="0"/>
            <w:caps w:val="0"/>
            <w:szCs w:val="24"/>
            <w:lang w:eastAsia="ja-JP"/>
          </w:rPr>
          <w:tab/>
        </w:r>
        <w:r>
          <w:t>Component Description</w:t>
        </w:r>
        <w:r>
          <w:tab/>
        </w:r>
        <w:r>
          <w:fldChar w:fldCharType="begin"/>
        </w:r>
        <w:r>
          <w:instrText xml:space="preserve"> PAGEREF _Toc239660554 \h </w:instrText>
        </w:r>
      </w:ins>
      <w:r>
        <w:fldChar w:fldCharType="separate"/>
      </w:r>
      <w:ins w:id="167" w:author="Sean Hardman" w:date="2013-09-01T16:05:00Z">
        <w:r w:rsidR="007F072C">
          <w:t>6</w:t>
        </w:r>
      </w:ins>
      <w:ins w:id="168" w:author="Sean Hardman" w:date="2013-09-01T13:13:00Z">
        <w:r>
          <w:fldChar w:fldCharType="end"/>
        </w:r>
      </w:ins>
    </w:p>
    <w:p w14:paraId="4279F59A" w14:textId="77777777" w:rsidR="00C02CB0" w:rsidRDefault="00C02CB0">
      <w:pPr>
        <w:pStyle w:val="TOC1"/>
        <w:tabs>
          <w:tab w:val="left" w:pos="574"/>
        </w:tabs>
        <w:ind w:left="0" w:firstLine="0"/>
        <w:rPr>
          <w:ins w:id="169" w:author="Sean Hardman" w:date="2013-09-01T13:13:00Z"/>
          <w:rFonts w:asciiTheme="minorHAnsi" w:eastAsiaTheme="minorEastAsia" w:hAnsiTheme="minorHAnsi" w:cstheme="minorBidi"/>
          <w:b w:val="0"/>
          <w:caps w:val="0"/>
          <w:szCs w:val="24"/>
          <w:lang w:eastAsia="ja-JP"/>
        </w:rPr>
        <w:pPrChange w:id="170" w:author="Sean Hardman" w:date="2013-09-01T13:13:00Z">
          <w:pPr>
            <w:pStyle w:val="TOC1"/>
            <w:tabs>
              <w:tab w:val="left" w:pos="574"/>
            </w:tabs>
          </w:pPr>
        </w:pPrChange>
      </w:pPr>
      <w:ins w:id="171" w:author="Sean Hardman" w:date="2013-09-01T13:13:00Z">
        <w:r>
          <w:lastRenderedPageBreak/>
          <w:t>3.0</w:t>
        </w:r>
        <w:r>
          <w:rPr>
            <w:rFonts w:asciiTheme="minorHAnsi" w:eastAsiaTheme="minorEastAsia" w:hAnsiTheme="minorHAnsi" w:cstheme="minorBidi"/>
            <w:b w:val="0"/>
            <w:caps w:val="0"/>
            <w:szCs w:val="24"/>
            <w:lang w:eastAsia="ja-JP"/>
          </w:rPr>
          <w:tab/>
        </w:r>
        <w:r>
          <w:t>Use Cases</w:t>
        </w:r>
        <w:r>
          <w:tab/>
        </w:r>
        <w:r>
          <w:fldChar w:fldCharType="begin"/>
        </w:r>
        <w:r>
          <w:instrText xml:space="preserve"> PAGEREF _Toc239660555 \h </w:instrText>
        </w:r>
      </w:ins>
      <w:r>
        <w:fldChar w:fldCharType="separate"/>
      </w:r>
      <w:ins w:id="172" w:author="Sean Hardman" w:date="2013-09-01T16:05:00Z">
        <w:r w:rsidR="007F072C">
          <w:t>8</w:t>
        </w:r>
      </w:ins>
      <w:ins w:id="173" w:author="Sean Hardman" w:date="2013-09-01T13:13:00Z">
        <w:r>
          <w:fldChar w:fldCharType="end"/>
        </w:r>
      </w:ins>
    </w:p>
    <w:p w14:paraId="5BCFDE26" w14:textId="77777777" w:rsidR="00C02CB0" w:rsidRDefault="00C02CB0">
      <w:pPr>
        <w:pStyle w:val="TOC2"/>
        <w:tabs>
          <w:tab w:val="left" w:pos="862"/>
        </w:tabs>
        <w:ind w:left="0" w:firstLine="0"/>
        <w:rPr>
          <w:ins w:id="174" w:author="Sean Hardman" w:date="2013-09-01T13:13:00Z"/>
          <w:rFonts w:asciiTheme="minorHAnsi" w:eastAsiaTheme="minorEastAsia" w:hAnsiTheme="minorHAnsi" w:cstheme="minorBidi"/>
          <w:szCs w:val="24"/>
          <w:lang w:eastAsia="ja-JP"/>
        </w:rPr>
        <w:pPrChange w:id="175" w:author="Sean Hardman" w:date="2013-09-01T13:13:00Z">
          <w:pPr>
            <w:pStyle w:val="TOC2"/>
            <w:tabs>
              <w:tab w:val="left" w:pos="862"/>
            </w:tabs>
          </w:pPr>
        </w:pPrChange>
      </w:pPr>
      <w:ins w:id="176" w:author="Sean Hardman" w:date="2013-09-01T13:13:00Z">
        <w:r>
          <w:t>3.1</w:t>
        </w:r>
        <w:r>
          <w:rPr>
            <w:rFonts w:asciiTheme="minorHAnsi" w:eastAsiaTheme="minorEastAsia" w:hAnsiTheme="minorHAnsi" w:cstheme="minorBidi"/>
            <w:szCs w:val="24"/>
            <w:lang w:eastAsia="ja-JP"/>
          </w:rPr>
          <w:tab/>
        </w:r>
        <w:r>
          <w:t>Manage Policy</w:t>
        </w:r>
        <w:r>
          <w:tab/>
        </w:r>
        <w:r>
          <w:fldChar w:fldCharType="begin"/>
        </w:r>
        <w:r>
          <w:instrText xml:space="preserve"> PAGEREF _Toc239660556 \h </w:instrText>
        </w:r>
      </w:ins>
      <w:r>
        <w:fldChar w:fldCharType="separate"/>
      </w:r>
      <w:ins w:id="177" w:author="Sean Hardman" w:date="2013-09-01T16:05:00Z">
        <w:r w:rsidR="007F072C">
          <w:t>9</w:t>
        </w:r>
      </w:ins>
      <w:ins w:id="178" w:author="Sean Hardman" w:date="2013-09-01T13:13:00Z">
        <w:r>
          <w:fldChar w:fldCharType="end"/>
        </w:r>
      </w:ins>
    </w:p>
    <w:p w14:paraId="508A4367" w14:textId="77777777" w:rsidR="00C02CB0" w:rsidRDefault="00C02CB0">
      <w:pPr>
        <w:pStyle w:val="TOC2"/>
        <w:tabs>
          <w:tab w:val="left" w:pos="862"/>
        </w:tabs>
        <w:ind w:left="0" w:firstLine="0"/>
        <w:rPr>
          <w:ins w:id="179" w:author="Sean Hardman" w:date="2013-09-01T13:13:00Z"/>
          <w:rFonts w:asciiTheme="minorHAnsi" w:eastAsiaTheme="minorEastAsia" w:hAnsiTheme="minorHAnsi" w:cstheme="minorBidi"/>
          <w:szCs w:val="24"/>
          <w:lang w:eastAsia="ja-JP"/>
        </w:rPr>
        <w:pPrChange w:id="180" w:author="Sean Hardman" w:date="2013-09-01T13:13:00Z">
          <w:pPr>
            <w:pStyle w:val="TOC2"/>
            <w:tabs>
              <w:tab w:val="left" w:pos="862"/>
            </w:tabs>
          </w:pPr>
        </w:pPrChange>
      </w:pPr>
      <w:ins w:id="181" w:author="Sean Hardman" w:date="2013-09-01T13:13:00Z">
        <w:r>
          <w:t>3.2</w:t>
        </w:r>
        <w:r>
          <w:rPr>
            <w:rFonts w:asciiTheme="minorHAnsi" w:eastAsiaTheme="minorEastAsia" w:hAnsiTheme="minorHAnsi" w:cstheme="minorBidi"/>
            <w:szCs w:val="24"/>
            <w:lang w:eastAsia="ja-JP"/>
          </w:rPr>
          <w:tab/>
        </w:r>
        <w:r>
          <w:t>Register Latest</w:t>
        </w:r>
        <w:r>
          <w:tab/>
        </w:r>
        <w:r>
          <w:fldChar w:fldCharType="begin"/>
        </w:r>
        <w:r>
          <w:instrText xml:space="preserve"> PAGEREF _Toc239660557 \h </w:instrText>
        </w:r>
      </w:ins>
      <w:r>
        <w:fldChar w:fldCharType="separate"/>
      </w:r>
      <w:ins w:id="182" w:author="Sean Hardman" w:date="2013-09-01T16:05:00Z">
        <w:r w:rsidR="007F072C">
          <w:t>9</w:t>
        </w:r>
      </w:ins>
      <w:ins w:id="183" w:author="Sean Hardman" w:date="2013-09-01T13:13:00Z">
        <w:r>
          <w:fldChar w:fldCharType="end"/>
        </w:r>
      </w:ins>
    </w:p>
    <w:p w14:paraId="634899F6" w14:textId="77777777" w:rsidR="00C02CB0" w:rsidRDefault="00C02CB0">
      <w:pPr>
        <w:pStyle w:val="TOC2"/>
        <w:tabs>
          <w:tab w:val="left" w:pos="862"/>
        </w:tabs>
        <w:ind w:left="0" w:firstLine="0"/>
        <w:rPr>
          <w:ins w:id="184" w:author="Sean Hardman" w:date="2013-09-01T13:13:00Z"/>
          <w:rFonts w:asciiTheme="minorHAnsi" w:eastAsiaTheme="minorEastAsia" w:hAnsiTheme="minorHAnsi" w:cstheme="minorBidi"/>
          <w:szCs w:val="24"/>
          <w:lang w:eastAsia="ja-JP"/>
        </w:rPr>
        <w:pPrChange w:id="185" w:author="Sean Hardman" w:date="2013-09-01T13:13:00Z">
          <w:pPr>
            <w:pStyle w:val="TOC2"/>
            <w:tabs>
              <w:tab w:val="left" w:pos="862"/>
            </w:tabs>
          </w:pPr>
        </w:pPrChange>
      </w:pPr>
      <w:ins w:id="186" w:author="Sean Hardman" w:date="2013-09-01T13:13:00Z">
        <w:r>
          <w:t>3.3</w:t>
        </w:r>
        <w:r>
          <w:rPr>
            <w:rFonts w:asciiTheme="minorHAnsi" w:eastAsiaTheme="minorEastAsia" w:hAnsiTheme="minorHAnsi" w:cstheme="minorBidi"/>
            <w:szCs w:val="24"/>
            <w:lang w:eastAsia="ja-JP"/>
          </w:rPr>
          <w:tab/>
        </w:r>
        <w:r>
          <w:t>Register Batch</w:t>
        </w:r>
        <w:r>
          <w:tab/>
        </w:r>
        <w:r>
          <w:fldChar w:fldCharType="begin"/>
        </w:r>
        <w:r>
          <w:instrText xml:space="preserve"> PAGEREF _Toc239660558 \h </w:instrText>
        </w:r>
      </w:ins>
      <w:r>
        <w:fldChar w:fldCharType="separate"/>
      </w:r>
      <w:ins w:id="187" w:author="Sean Hardman" w:date="2013-09-01T16:05:00Z">
        <w:r w:rsidR="007F072C">
          <w:t>9</w:t>
        </w:r>
      </w:ins>
      <w:ins w:id="188" w:author="Sean Hardman" w:date="2013-09-01T13:13:00Z">
        <w:r>
          <w:fldChar w:fldCharType="end"/>
        </w:r>
      </w:ins>
    </w:p>
    <w:p w14:paraId="73476082" w14:textId="77777777" w:rsidR="00C02CB0" w:rsidRDefault="00C02CB0">
      <w:pPr>
        <w:pStyle w:val="TOC2"/>
        <w:tabs>
          <w:tab w:val="left" w:pos="862"/>
        </w:tabs>
        <w:ind w:left="0" w:firstLine="0"/>
        <w:rPr>
          <w:ins w:id="189" w:author="Sean Hardman" w:date="2013-09-01T13:13:00Z"/>
          <w:rFonts w:asciiTheme="minorHAnsi" w:eastAsiaTheme="minorEastAsia" w:hAnsiTheme="minorHAnsi" w:cstheme="minorBidi"/>
          <w:szCs w:val="24"/>
          <w:lang w:eastAsia="ja-JP"/>
        </w:rPr>
        <w:pPrChange w:id="190" w:author="Sean Hardman" w:date="2013-09-01T13:13:00Z">
          <w:pPr>
            <w:pStyle w:val="TOC2"/>
            <w:tabs>
              <w:tab w:val="left" w:pos="862"/>
            </w:tabs>
          </w:pPr>
        </w:pPrChange>
      </w:pPr>
      <w:ins w:id="191" w:author="Sean Hardman" w:date="2013-09-01T13:13:00Z">
        <w:r>
          <w:t>3.4</w:t>
        </w:r>
        <w:r>
          <w:rPr>
            <w:rFonts w:asciiTheme="minorHAnsi" w:eastAsiaTheme="minorEastAsia" w:hAnsiTheme="minorHAnsi" w:cstheme="minorBidi"/>
            <w:szCs w:val="24"/>
            <w:lang w:eastAsia="ja-JP"/>
          </w:rPr>
          <w:tab/>
        </w:r>
        <w:r>
          <w:t>Discover Product(s)</w:t>
        </w:r>
        <w:r>
          <w:tab/>
        </w:r>
        <w:r>
          <w:fldChar w:fldCharType="begin"/>
        </w:r>
        <w:r>
          <w:instrText xml:space="preserve"> PAGEREF _Toc239660559 \h </w:instrText>
        </w:r>
      </w:ins>
      <w:r>
        <w:fldChar w:fldCharType="separate"/>
      </w:r>
      <w:ins w:id="192" w:author="Sean Hardman" w:date="2013-09-01T16:05:00Z">
        <w:r w:rsidR="007F072C">
          <w:t>10</w:t>
        </w:r>
      </w:ins>
      <w:ins w:id="193" w:author="Sean Hardman" w:date="2013-09-01T13:13:00Z">
        <w:r>
          <w:fldChar w:fldCharType="end"/>
        </w:r>
      </w:ins>
    </w:p>
    <w:p w14:paraId="144E5BE2" w14:textId="77777777" w:rsidR="00C02CB0" w:rsidRDefault="00C02CB0">
      <w:pPr>
        <w:pStyle w:val="TOC2"/>
        <w:tabs>
          <w:tab w:val="left" w:pos="862"/>
        </w:tabs>
        <w:ind w:left="0" w:firstLine="0"/>
        <w:rPr>
          <w:ins w:id="194" w:author="Sean Hardman" w:date="2013-09-01T13:13:00Z"/>
          <w:rFonts w:asciiTheme="minorHAnsi" w:eastAsiaTheme="minorEastAsia" w:hAnsiTheme="minorHAnsi" w:cstheme="minorBidi"/>
          <w:szCs w:val="24"/>
          <w:lang w:eastAsia="ja-JP"/>
        </w:rPr>
        <w:pPrChange w:id="195" w:author="Sean Hardman" w:date="2013-09-01T13:13:00Z">
          <w:pPr>
            <w:pStyle w:val="TOC2"/>
            <w:tabs>
              <w:tab w:val="left" w:pos="862"/>
            </w:tabs>
          </w:pPr>
        </w:pPrChange>
      </w:pPr>
      <w:ins w:id="196" w:author="Sean Hardman" w:date="2013-09-01T13:13:00Z">
        <w:r>
          <w:t>3.5</w:t>
        </w:r>
        <w:r>
          <w:rPr>
            <w:rFonts w:asciiTheme="minorHAnsi" w:eastAsiaTheme="minorEastAsia" w:hAnsiTheme="minorHAnsi" w:cstheme="minorBidi"/>
            <w:szCs w:val="24"/>
            <w:lang w:eastAsia="ja-JP"/>
          </w:rPr>
          <w:tab/>
        </w:r>
        <w:r>
          <w:t>Prepare Metadata</w:t>
        </w:r>
        <w:r>
          <w:tab/>
        </w:r>
        <w:r>
          <w:fldChar w:fldCharType="begin"/>
        </w:r>
        <w:r>
          <w:instrText xml:space="preserve"> PAGEREF _Toc239660560 \h </w:instrText>
        </w:r>
      </w:ins>
      <w:r>
        <w:fldChar w:fldCharType="separate"/>
      </w:r>
      <w:ins w:id="197" w:author="Sean Hardman" w:date="2013-09-01T16:05:00Z">
        <w:r w:rsidR="007F072C">
          <w:t>10</w:t>
        </w:r>
      </w:ins>
      <w:ins w:id="198" w:author="Sean Hardman" w:date="2013-09-01T13:13:00Z">
        <w:r>
          <w:fldChar w:fldCharType="end"/>
        </w:r>
      </w:ins>
    </w:p>
    <w:p w14:paraId="1D279BEF" w14:textId="77777777" w:rsidR="00C02CB0" w:rsidRDefault="00C02CB0">
      <w:pPr>
        <w:pStyle w:val="TOC2"/>
        <w:tabs>
          <w:tab w:val="left" w:pos="862"/>
        </w:tabs>
        <w:ind w:left="0" w:firstLine="0"/>
        <w:rPr>
          <w:ins w:id="199" w:author="Sean Hardman" w:date="2013-09-01T13:13:00Z"/>
          <w:rFonts w:asciiTheme="minorHAnsi" w:eastAsiaTheme="minorEastAsia" w:hAnsiTheme="minorHAnsi" w:cstheme="minorBidi"/>
          <w:szCs w:val="24"/>
          <w:lang w:eastAsia="ja-JP"/>
        </w:rPr>
        <w:pPrChange w:id="200" w:author="Sean Hardman" w:date="2013-09-01T13:13:00Z">
          <w:pPr>
            <w:pStyle w:val="TOC2"/>
            <w:tabs>
              <w:tab w:val="left" w:pos="862"/>
            </w:tabs>
          </w:pPr>
        </w:pPrChange>
      </w:pPr>
      <w:ins w:id="201" w:author="Sean Hardman" w:date="2013-09-01T13:13:00Z">
        <w:r>
          <w:t>3.6</w:t>
        </w:r>
        <w:r>
          <w:rPr>
            <w:rFonts w:asciiTheme="minorHAnsi" w:eastAsiaTheme="minorEastAsia" w:hAnsiTheme="minorHAnsi" w:cstheme="minorBidi"/>
            <w:szCs w:val="24"/>
            <w:lang w:eastAsia="ja-JP"/>
          </w:rPr>
          <w:tab/>
        </w:r>
        <w:r>
          <w:t>Submit Product</w:t>
        </w:r>
        <w:r>
          <w:tab/>
        </w:r>
        <w:r>
          <w:fldChar w:fldCharType="begin"/>
        </w:r>
        <w:r>
          <w:instrText xml:space="preserve"> PAGEREF _Toc239660561 \h </w:instrText>
        </w:r>
      </w:ins>
      <w:r>
        <w:fldChar w:fldCharType="separate"/>
      </w:r>
      <w:ins w:id="202" w:author="Sean Hardman" w:date="2013-09-01T16:05:00Z">
        <w:r w:rsidR="007F072C">
          <w:t>10</w:t>
        </w:r>
      </w:ins>
      <w:ins w:id="203" w:author="Sean Hardman" w:date="2013-09-01T13:13:00Z">
        <w:r>
          <w:fldChar w:fldCharType="end"/>
        </w:r>
      </w:ins>
    </w:p>
    <w:p w14:paraId="1395E775" w14:textId="77777777" w:rsidR="00C02CB0" w:rsidRDefault="00C02CB0">
      <w:pPr>
        <w:pStyle w:val="TOC1"/>
        <w:tabs>
          <w:tab w:val="left" w:pos="574"/>
        </w:tabs>
        <w:ind w:left="0" w:firstLine="0"/>
        <w:rPr>
          <w:ins w:id="204" w:author="Sean Hardman" w:date="2013-09-01T13:13:00Z"/>
          <w:rFonts w:asciiTheme="minorHAnsi" w:eastAsiaTheme="minorEastAsia" w:hAnsiTheme="minorHAnsi" w:cstheme="minorBidi"/>
          <w:b w:val="0"/>
          <w:caps w:val="0"/>
          <w:szCs w:val="24"/>
          <w:lang w:eastAsia="ja-JP"/>
        </w:rPr>
        <w:pPrChange w:id="205" w:author="Sean Hardman" w:date="2013-09-01T13:13:00Z">
          <w:pPr>
            <w:pStyle w:val="TOC1"/>
            <w:tabs>
              <w:tab w:val="left" w:pos="574"/>
            </w:tabs>
          </w:pPr>
        </w:pPrChange>
      </w:pPr>
      <w:ins w:id="206" w:author="Sean Hardman" w:date="2013-09-01T13:13:00Z">
        <w:r>
          <w:t>4.0</w:t>
        </w:r>
        <w:r>
          <w:rPr>
            <w:rFonts w:asciiTheme="minorHAnsi" w:eastAsiaTheme="minorEastAsia" w:hAnsiTheme="minorHAnsi" w:cstheme="minorBidi"/>
            <w:b w:val="0"/>
            <w:caps w:val="0"/>
            <w:szCs w:val="24"/>
            <w:lang w:eastAsia="ja-JP"/>
          </w:rPr>
          <w:tab/>
        </w:r>
        <w:r>
          <w:t>Requirements</w:t>
        </w:r>
        <w:r>
          <w:tab/>
        </w:r>
        <w:r>
          <w:fldChar w:fldCharType="begin"/>
        </w:r>
        <w:r>
          <w:instrText xml:space="preserve"> PAGEREF _Toc239660562 \h </w:instrText>
        </w:r>
      </w:ins>
      <w:r>
        <w:fldChar w:fldCharType="separate"/>
      </w:r>
      <w:ins w:id="207" w:author="Sean Hardman" w:date="2013-09-01T16:05:00Z">
        <w:r w:rsidR="007F072C">
          <w:t>12</w:t>
        </w:r>
      </w:ins>
      <w:ins w:id="208" w:author="Sean Hardman" w:date="2013-09-01T13:13:00Z">
        <w:r>
          <w:fldChar w:fldCharType="end"/>
        </w:r>
      </w:ins>
    </w:p>
    <w:p w14:paraId="78DD3FDA" w14:textId="77777777" w:rsidR="00C02CB0" w:rsidRDefault="00C02CB0">
      <w:pPr>
        <w:pStyle w:val="TOC2"/>
        <w:tabs>
          <w:tab w:val="left" w:pos="862"/>
        </w:tabs>
        <w:ind w:left="0" w:firstLine="0"/>
        <w:rPr>
          <w:ins w:id="209" w:author="Sean Hardman" w:date="2013-09-01T13:13:00Z"/>
          <w:rFonts w:asciiTheme="minorHAnsi" w:eastAsiaTheme="minorEastAsia" w:hAnsiTheme="minorHAnsi" w:cstheme="minorBidi"/>
          <w:szCs w:val="24"/>
          <w:lang w:eastAsia="ja-JP"/>
        </w:rPr>
        <w:pPrChange w:id="210" w:author="Sean Hardman" w:date="2013-09-01T13:13:00Z">
          <w:pPr>
            <w:pStyle w:val="TOC2"/>
            <w:tabs>
              <w:tab w:val="left" w:pos="862"/>
            </w:tabs>
          </w:pPr>
        </w:pPrChange>
      </w:pPr>
      <w:ins w:id="211" w:author="Sean Hardman" w:date="2013-09-01T13:13:00Z">
        <w:r>
          <w:t>4.1</w:t>
        </w:r>
        <w:r>
          <w:rPr>
            <w:rFonts w:asciiTheme="minorHAnsi" w:eastAsiaTheme="minorEastAsia" w:hAnsiTheme="minorHAnsi" w:cstheme="minorBidi"/>
            <w:szCs w:val="24"/>
            <w:lang w:eastAsia="ja-JP"/>
          </w:rPr>
          <w:tab/>
        </w:r>
        <w:r>
          <w:t>Level 4 Requirements</w:t>
        </w:r>
        <w:r>
          <w:tab/>
        </w:r>
        <w:r>
          <w:fldChar w:fldCharType="begin"/>
        </w:r>
        <w:r>
          <w:instrText xml:space="preserve"> PAGEREF _Toc239660563 \h </w:instrText>
        </w:r>
      </w:ins>
      <w:r>
        <w:fldChar w:fldCharType="separate"/>
      </w:r>
      <w:ins w:id="212" w:author="Sean Hardman" w:date="2013-09-01T16:05:00Z">
        <w:r w:rsidR="007F072C">
          <w:t>12</w:t>
        </w:r>
      </w:ins>
      <w:ins w:id="213" w:author="Sean Hardman" w:date="2013-09-01T13:13:00Z">
        <w:r>
          <w:fldChar w:fldCharType="end"/>
        </w:r>
      </w:ins>
    </w:p>
    <w:p w14:paraId="5AE791EB" w14:textId="77777777" w:rsidR="00C02CB0" w:rsidRDefault="00C02CB0">
      <w:pPr>
        <w:pStyle w:val="TOC2"/>
        <w:tabs>
          <w:tab w:val="left" w:pos="862"/>
        </w:tabs>
        <w:ind w:left="0" w:firstLine="0"/>
        <w:rPr>
          <w:ins w:id="214" w:author="Sean Hardman" w:date="2013-09-01T13:13:00Z"/>
          <w:rFonts w:asciiTheme="minorHAnsi" w:eastAsiaTheme="minorEastAsia" w:hAnsiTheme="minorHAnsi" w:cstheme="minorBidi"/>
          <w:szCs w:val="24"/>
          <w:lang w:eastAsia="ja-JP"/>
        </w:rPr>
        <w:pPrChange w:id="215" w:author="Sean Hardman" w:date="2013-09-01T13:13:00Z">
          <w:pPr>
            <w:pStyle w:val="TOC2"/>
            <w:tabs>
              <w:tab w:val="left" w:pos="862"/>
            </w:tabs>
          </w:pPr>
        </w:pPrChange>
      </w:pPr>
      <w:ins w:id="216" w:author="Sean Hardman" w:date="2013-09-01T13:13:00Z">
        <w:r>
          <w:t>4.2</w:t>
        </w:r>
        <w:r>
          <w:rPr>
            <w:rFonts w:asciiTheme="minorHAnsi" w:eastAsiaTheme="minorEastAsia" w:hAnsiTheme="minorHAnsi" w:cstheme="minorBidi"/>
            <w:szCs w:val="24"/>
            <w:lang w:eastAsia="ja-JP"/>
          </w:rPr>
          <w:tab/>
        </w:r>
        <w:r>
          <w:t>Level 5 Requirements</w:t>
        </w:r>
        <w:r>
          <w:tab/>
        </w:r>
        <w:r>
          <w:fldChar w:fldCharType="begin"/>
        </w:r>
        <w:r>
          <w:instrText xml:space="preserve"> PAGEREF _Toc239660564 \h </w:instrText>
        </w:r>
      </w:ins>
      <w:r>
        <w:fldChar w:fldCharType="separate"/>
      </w:r>
      <w:ins w:id="217" w:author="Sean Hardman" w:date="2013-09-01T16:05:00Z">
        <w:r w:rsidR="007F072C">
          <w:t>12</w:t>
        </w:r>
      </w:ins>
      <w:ins w:id="218" w:author="Sean Hardman" w:date="2013-09-01T13:13:00Z">
        <w:r>
          <w:fldChar w:fldCharType="end"/>
        </w:r>
      </w:ins>
    </w:p>
    <w:p w14:paraId="00D5CACD" w14:textId="77777777" w:rsidR="00C02CB0" w:rsidRDefault="00C02CB0">
      <w:pPr>
        <w:pStyle w:val="TOC1"/>
        <w:tabs>
          <w:tab w:val="left" w:pos="574"/>
        </w:tabs>
        <w:ind w:left="0" w:firstLine="0"/>
        <w:rPr>
          <w:ins w:id="219" w:author="Sean Hardman" w:date="2013-09-01T13:13:00Z"/>
          <w:rFonts w:asciiTheme="minorHAnsi" w:eastAsiaTheme="minorEastAsia" w:hAnsiTheme="minorHAnsi" w:cstheme="minorBidi"/>
          <w:b w:val="0"/>
          <w:caps w:val="0"/>
          <w:szCs w:val="24"/>
          <w:lang w:eastAsia="ja-JP"/>
        </w:rPr>
        <w:pPrChange w:id="220" w:author="Sean Hardman" w:date="2013-09-01T13:13:00Z">
          <w:pPr>
            <w:pStyle w:val="TOC1"/>
            <w:tabs>
              <w:tab w:val="left" w:pos="574"/>
            </w:tabs>
          </w:pPr>
        </w:pPrChange>
      </w:pPr>
      <w:ins w:id="221" w:author="Sean Hardman" w:date="2013-09-01T13:13:00Z">
        <w:r>
          <w:t>5.0</w:t>
        </w:r>
        <w:r>
          <w:rPr>
            <w:rFonts w:asciiTheme="minorHAnsi" w:eastAsiaTheme="minorEastAsia" w:hAnsiTheme="minorHAnsi" w:cstheme="minorBidi"/>
            <w:b w:val="0"/>
            <w:caps w:val="0"/>
            <w:szCs w:val="24"/>
            <w:lang w:eastAsia="ja-JP"/>
          </w:rPr>
          <w:tab/>
        </w:r>
        <w:r>
          <w:t>DESIGN PHILOSOPHY, ASSUMPTIONS, AND CONSTRAINTS</w:t>
        </w:r>
        <w:r>
          <w:tab/>
        </w:r>
        <w:r>
          <w:fldChar w:fldCharType="begin"/>
        </w:r>
        <w:r>
          <w:instrText xml:space="preserve"> PAGEREF _Toc239660565 \h </w:instrText>
        </w:r>
      </w:ins>
      <w:r>
        <w:fldChar w:fldCharType="separate"/>
      </w:r>
      <w:ins w:id="222" w:author="Sean Hardman" w:date="2013-09-01T16:05:00Z">
        <w:r w:rsidR="007F072C">
          <w:t>14</w:t>
        </w:r>
      </w:ins>
      <w:ins w:id="223" w:author="Sean Hardman" w:date="2013-09-01T13:13:00Z">
        <w:r>
          <w:fldChar w:fldCharType="end"/>
        </w:r>
      </w:ins>
    </w:p>
    <w:p w14:paraId="24D1D990" w14:textId="77777777" w:rsidR="00C02CB0" w:rsidRDefault="00C02CB0">
      <w:pPr>
        <w:pStyle w:val="TOC1"/>
        <w:tabs>
          <w:tab w:val="left" w:pos="574"/>
        </w:tabs>
        <w:ind w:left="0" w:firstLine="0"/>
        <w:rPr>
          <w:ins w:id="224" w:author="Sean Hardman" w:date="2013-09-01T13:13:00Z"/>
          <w:rFonts w:asciiTheme="minorHAnsi" w:eastAsiaTheme="minorEastAsia" w:hAnsiTheme="minorHAnsi" w:cstheme="minorBidi"/>
          <w:b w:val="0"/>
          <w:caps w:val="0"/>
          <w:szCs w:val="24"/>
          <w:lang w:eastAsia="ja-JP"/>
        </w:rPr>
        <w:pPrChange w:id="225" w:author="Sean Hardman" w:date="2013-09-01T13:13:00Z">
          <w:pPr>
            <w:pStyle w:val="TOC1"/>
            <w:tabs>
              <w:tab w:val="left" w:pos="574"/>
            </w:tabs>
          </w:pPr>
        </w:pPrChange>
      </w:pPr>
      <w:ins w:id="226" w:author="Sean Hardman" w:date="2013-09-01T13:13:00Z">
        <w:r>
          <w:t>6.0</w:t>
        </w:r>
        <w:r>
          <w:rPr>
            <w:rFonts w:asciiTheme="minorHAnsi" w:eastAsiaTheme="minorEastAsia" w:hAnsiTheme="minorHAnsi" w:cstheme="minorBidi"/>
            <w:b w:val="0"/>
            <w:caps w:val="0"/>
            <w:szCs w:val="24"/>
            <w:lang w:eastAsia="ja-JP"/>
          </w:rPr>
          <w:tab/>
        </w:r>
        <w:r>
          <w:t>ARCHITECTURAL DESIGN</w:t>
        </w:r>
        <w:r>
          <w:tab/>
        </w:r>
        <w:r>
          <w:fldChar w:fldCharType="begin"/>
        </w:r>
        <w:r>
          <w:instrText xml:space="preserve"> PAGEREF _Toc239660566 \h </w:instrText>
        </w:r>
      </w:ins>
      <w:r>
        <w:fldChar w:fldCharType="separate"/>
      </w:r>
      <w:ins w:id="227" w:author="Sean Hardman" w:date="2013-09-01T16:05:00Z">
        <w:r w:rsidR="007F072C">
          <w:t>15</w:t>
        </w:r>
      </w:ins>
      <w:ins w:id="228" w:author="Sean Hardman" w:date="2013-09-01T13:13:00Z">
        <w:r>
          <w:fldChar w:fldCharType="end"/>
        </w:r>
      </w:ins>
    </w:p>
    <w:p w14:paraId="219440E8" w14:textId="77777777" w:rsidR="00C02CB0" w:rsidRDefault="00C02CB0">
      <w:pPr>
        <w:pStyle w:val="TOC2"/>
        <w:tabs>
          <w:tab w:val="left" w:pos="862"/>
        </w:tabs>
        <w:ind w:left="0" w:firstLine="0"/>
        <w:rPr>
          <w:ins w:id="229" w:author="Sean Hardman" w:date="2013-09-01T13:13:00Z"/>
          <w:rFonts w:asciiTheme="minorHAnsi" w:eastAsiaTheme="minorEastAsia" w:hAnsiTheme="minorHAnsi" w:cstheme="minorBidi"/>
          <w:szCs w:val="24"/>
          <w:lang w:eastAsia="ja-JP"/>
        </w:rPr>
        <w:pPrChange w:id="230" w:author="Sean Hardman" w:date="2013-09-01T13:13:00Z">
          <w:pPr>
            <w:pStyle w:val="TOC2"/>
            <w:tabs>
              <w:tab w:val="left" w:pos="862"/>
            </w:tabs>
          </w:pPr>
        </w:pPrChange>
      </w:pPr>
      <w:ins w:id="231" w:author="Sean Hardman" w:date="2013-09-01T13:13:00Z">
        <w:r>
          <w:t>6.1</w:t>
        </w:r>
        <w:r>
          <w:rPr>
            <w:rFonts w:asciiTheme="minorHAnsi" w:eastAsiaTheme="minorEastAsia" w:hAnsiTheme="minorHAnsi" w:cstheme="minorBidi"/>
            <w:szCs w:val="24"/>
            <w:lang w:eastAsia="ja-JP"/>
          </w:rPr>
          <w:tab/>
        </w:r>
        <w:r>
          <w:t>Component Architecture</w:t>
        </w:r>
        <w:r>
          <w:tab/>
        </w:r>
        <w:r>
          <w:fldChar w:fldCharType="begin"/>
        </w:r>
        <w:r>
          <w:instrText xml:space="preserve"> PAGEREF _Toc239660567 \h </w:instrText>
        </w:r>
      </w:ins>
      <w:r>
        <w:fldChar w:fldCharType="separate"/>
      </w:r>
      <w:ins w:id="232" w:author="Sean Hardman" w:date="2013-09-01T16:05:00Z">
        <w:r w:rsidR="007F072C">
          <w:t>15</w:t>
        </w:r>
      </w:ins>
      <w:ins w:id="233" w:author="Sean Hardman" w:date="2013-09-01T13:13:00Z">
        <w:r>
          <w:fldChar w:fldCharType="end"/>
        </w:r>
      </w:ins>
    </w:p>
    <w:p w14:paraId="4F8AD038" w14:textId="77777777" w:rsidR="00C02CB0" w:rsidRDefault="00C02CB0">
      <w:pPr>
        <w:pStyle w:val="TOC2"/>
        <w:tabs>
          <w:tab w:val="left" w:pos="862"/>
        </w:tabs>
        <w:ind w:left="0" w:firstLine="0"/>
        <w:rPr>
          <w:ins w:id="234" w:author="Sean Hardman" w:date="2013-09-01T13:13:00Z"/>
          <w:rFonts w:asciiTheme="minorHAnsi" w:eastAsiaTheme="minorEastAsia" w:hAnsiTheme="minorHAnsi" w:cstheme="minorBidi"/>
          <w:szCs w:val="24"/>
          <w:lang w:eastAsia="ja-JP"/>
        </w:rPr>
        <w:pPrChange w:id="235" w:author="Sean Hardman" w:date="2013-09-01T13:13:00Z">
          <w:pPr>
            <w:pStyle w:val="TOC2"/>
            <w:tabs>
              <w:tab w:val="left" w:pos="862"/>
            </w:tabs>
          </w:pPr>
        </w:pPrChange>
      </w:pPr>
      <w:ins w:id="236" w:author="Sean Hardman" w:date="2013-09-01T13:13:00Z">
        <w:r>
          <w:t>6.2</w:t>
        </w:r>
        <w:r>
          <w:rPr>
            <w:rFonts w:asciiTheme="minorHAnsi" w:eastAsiaTheme="minorEastAsia" w:hAnsiTheme="minorHAnsi" w:cstheme="minorBidi"/>
            <w:szCs w:val="24"/>
            <w:lang w:eastAsia="ja-JP"/>
          </w:rPr>
          <w:tab/>
        </w:r>
        <w:r>
          <w:t>External Interface Design</w:t>
        </w:r>
        <w:r>
          <w:tab/>
        </w:r>
        <w:r>
          <w:fldChar w:fldCharType="begin"/>
        </w:r>
        <w:r>
          <w:instrText xml:space="preserve"> PAGEREF _Toc239660568 \h </w:instrText>
        </w:r>
      </w:ins>
      <w:r>
        <w:fldChar w:fldCharType="separate"/>
      </w:r>
      <w:ins w:id="237" w:author="Sean Hardman" w:date="2013-09-01T16:05:00Z">
        <w:r w:rsidR="007F072C">
          <w:t>15</w:t>
        </w:r>
      </w:ins>
      <w:ins w:id="238" w:author="Sean Hardman" w:date="2013-09-01T13:13:00Z">
        <w:r>
          <w:fldChar w:fldCharType="end"/>
        </w:r>
      </w:ins>
    </w:p>
    <w:p w14:paraId="1B62E4ED" w14:textId="77777777" w:rsidR="00C02CB0" w:rsidRDefault="00C02CB0">
      <w:pPr>
        <w:pStyle w:val="TOC2"/>
        <w:tabs>
          <w:tab w:val="left" w:pos="862"/>
        </w:tabs>
        <w:ind w:left="0" w:firstLine="0"/>
        <w:rPr>
          <w:ins w:id="239" w:author="Sean Hardman" w:date="2013-09-01T13:13:00Z"/>
          <w:rFonts w:asciiTheme="minorHAnsi" w:eastAsiaTheme="minorEastAsia" w:hAnsiTheme="minorHAnsi" w:cstheme="minorBidi"/>
          <w:szCs w:val="24"/>
          <w:lang w:eastAsia="ja-JP"/>
        </w:rPr>
        <w:pPrChange w:id="240" w:author="Sean Hardman" w:date="2013-09-01T13:13:00Z">
          <w:pPr>
            <w:pStyle w:val="TOC2"/>
            <w:tabs>
              <w:tab w:val="left" w:pos="862"/>
            </w:tabs>
          </w:pPr>
        </w:pPrChange>
      </w:pPr>
      <w:ins w:id="241" w:author="Sean Hardman" w:date="2013-09-01T13:13:00Z">
        <w:r>
          <w:t>6.3</w:t>
        </w:r>
        <w:r>
          <w:rPr>
            <w:rFonts w:asciiTheme="minorHAnsi" w:eastAsiaTheme="minorEastAsia" w:hAnsiTheme="minorHAnsi" w:cstheme="minorBidi"/>
            <w:szCs w:val="24"/>
            <w:lang w:eastAsia="ja-JP"/>
          </w:rPr>
          <w:tab/>
        </w:r>
        <w:r>
          <w:t>Internal Interface Design</w:t>
        </w:r>
        <w:r>
          <w:tab/>
        </w:r>
        <w:r>
          <w:fldChar w:fldCharType="begin"/>
        </w:r>
        <w:r>
          <w:instrText xml:space="preserve"> PAGEREF _Toc239660569 \h </w:instrText>
        </w:r>
      </w:ins>
      <w:r>
        <w:fldChar w:fldCharType="separate"/>
      </w:r>
      <w:ins w:id="242" w:author="Sean Hardman" w:date="2013-09-01T16:05:00Z">
        <w:r w:rsidR="007F072C">
          <w:t>16</w:t>
        </w:r>
      </w:ins>
      <w:ins w:id="243" w:author="Sean Hardman" w:date="2013-09-01T13:13:00Z">
        <w:r>
          <w:fldChar w:fldCharType="end"/>
        </w:r>
      </w:ins>
    </w:p>
    <w:p w14:paraId="3BF51B89" w14:textId="77777777" w:rsidR="00C02CB0" w:rsidRDefault="00C02CB0">
      <w:pPr>
        <w:pStyle w:val="TOC2"/>
        <w:tabs>
          <w:tab w:val="left" w:pos="862"/>
        </w:tabs>
        <w:ind w:left="0" w:firstLine="0"/>
        <w:rPr>
          <w:ins w:id="244" w:author="Sean Hardman" w:date="2013-09-01T13:13:00Z"/>
          <w:rFonts w:asciiTheme="minorHAnsi" w:eastAsiaTheme="minorEastAsia" w:hAnsiTheme="minorHAnsi" w:cstheme="minorBidi"/>
          <w:szCs w:val="24"/>
          <w:lang w:eastAsia="ja-JP"/>
        </w:rPr>
        <w:pPrChange w:id="245" w:author="Sean Hardman" w:date="2013-09-01T13:13:00Z">
          <w:pPr>
            <w:pStyle w:val="TOC2"/>
            <w:tabs>
              <w:tab w:val="left" w:pos="862"/>
            </w:tabs>
          </w:pPr>
        </w:pPrChange>
      </w:pPr>
      <w:ins w:id="246" w:author="Sean Hardman" w:date="2013-09-01T13:13:00Z">
        <w:r>
          <w:t>6.4</w:t>
        </w:r>
        <w:r>
          <w:rPr>
            <w:rFonts w:asciiTheme="minorHAnsi" w:eastAsiaTheme="minorEastAsia" w:hAnsiTheme="minorHAnsi" w:cstheme="minorBidi"/>
            <w:szCs w:val="24"/>
            <w:lang w:eastAsia="ja-JP"/>
          </w:rPr>
          <w:tab/>
        </w:r>
        <w:r>
          <w:t>Data Model</w:t>
        </w:r>
        <w:r>
          <w:tab/>
        </w:r>
        <w:r>
          <w:fldChar w:fldCharType="begin"/>
        </w:r>
        <w:r>
          <w:instrText xml:space="preserve"> PAGEREF _Toc239660570 \h </w:instrText>
        </w:r>
      </w:ins>
      <w:r>
        <w:fldChar w:fldCharType="separate"/>
      </w:r>
      <w:ins w:id="247" w:author="Sean Hardman" w:date="2013-09-01T16:05:00Z">
        <w:r w:rsidR="007F072C">
          <w:t>16</w:t>
        </w:r>
      </w:ins>
      <w:ins w:id="248" w:author="Sean Hardman" w:date="2013-09-01T13:13:00Z">
        <w:r>
          <w:fldChar w:fldCharType="end"/>
        </w:r>
      </w:ins>
    </w:p>
    <w:p w14:paraId="452E1C87" w14:textId="77777777" w:rsidR="00C02CB0" w:rsidRDefault="00C02CB0">
      <w:pPr>
        <w:pStyle w:val="TOC1"/>
        <w:tabs>
          <w:tab w:val="left" w:pos="574"/>
        </w:tabs>
        <w:ind w:left="0" w:firstLine="0"/>
        <w:rPr>
          <w:ins w:id="249" w:author="Sean Hardman" w:date="2013-09-01T13:13:00Z"/>
          <w:rFonts w:asciiTheme="minorHAnsi" w:eastAsiaTheme="minorEastAsia" w:hAnsiTheme="minorHAnsi" w:cstheme="minorBidi"/>
          <w:b w:val="0"/>
          <w:caps w:val="0"/>
          <w:szCs w:val="24"/>
          <w:lang w:eastAsia="ja-JP"/>
        </w:rPr>
        <w:pPrChange w:id="250" w:author="Sean Hardman" w:date="2013-09-01T13:13:00Z">
          <w:pPr>
            <w:pStyle w:val="TOC1"/>
            <w:tabs>
              <w:tab w:val="left" w:pos="574"/>
            </w:tabs>
          </w:pPr>
        </w:pPrChange>
      </w:pPr>
      <w:ins w:id="251" w:author="Sean Hardman" w:date="2013-09-01T13:13:00Z">
        <w:r>
          <w:t>7.0</w:t>
        </w:r>
        <w:r>
          <w:rPr>
            <w:rFonts w:asciiTheme="minorHAnsi" w:eastAsiaTheme="minorEastAsia" w:hAnsiTheme="minorHAnsi" w:cstheme="minorBidi"/>
            <w:b w:val="0"/>
            <w:caps w:val="0"/>
            <w:szCs w:val="24"/>
            <w:lang w:eastAsia="ja-JP"/>
          </w:rPr>
          <w:tab/>
        </w:r>
        <w:r>
          <w:t>ANALYSIS</w:t>
        </w:r>
        <w:r>
          <w:tab/>
        </w:r>
        <w:r>
          <w:fldChar w:fldCharType="begin"/>
        </w:r>
        <w:r>
          <w:instrText xml:space="preserve"> PAGEREF _Toc239660571 \h </w:instrText>
        </w:r>
      </w:ins>
      <w:r>
        <w:fldChar w:fldCharType="separate"/>
      </w:r>
      <w:ins w:id="252" w:author="Sean Hardman" w:date="2013-09-01T16:05:00Z">
        <w:r w:rsidR="007F072C">
          <w:t>17</w:t>
        </w:r>
      </w:ins>
      <w:ins w:id="253" w:author="Sean Hardman" w:date="2013-09-01T13:13:00Z">
        <w:r>
          <w:fldChar w:fldCharType="end"/>
        </w:r>
      </w:ins>
    </w:p>
    <w:p w14:paraId="15094502" w14:textId="77777777" w:rsidR="00C02CB0" w:rsidRDefault="00C02CB0">
      <w:pPr>
        <w:pStyle w:val="TOC1"/>
        <w:tabs>
          <w:tab w:val="left" w:pos="574"/>
        </w:tabs>
        <w:ind w:left="0" w:firstLine="0"/>
        <w:rPr>
          <w:ins w:id="254" w:author="Sean Hardman" w:date="2013-09-01T13:13:00Z"/>
          <w:rFonts w:asciiTheme="minorHAnsi" w:eastAsiaTheme="minorEastAsia" w:hAnsiTheme="minorHAnsi" w:cstheme="minorBidi"/>
          <w:b w:val="0"/>
          <w:caps w:val="0"/>
          <w:szCs w:val="24"/>
          <w:lang w:eastAsia="ja-JP"/>
        </w:rPr>
        <w:pPrChange w:id="255" w:author="Sean Hardman" w:date="2013-09-01T13:13:00Z">
          <w:pPr>
            <w:pStyle w:val="TOC1"/>
            <w:tabs>
              <w:tab w:val="left" w:pos="574"/>
            </w:tabs>
          </w:pPr>
        </w:pPrChange>
      </w:pPr>
      <w:ins w:id="256" w:author="Sean Hardman" w:date="2013-09-01T13:13:00Z">
        <w:r>
          <w:t>8.0</w:t>
        </w:r>
        <w:r>
          <w:rPr>
            <w:rFonts w:asciiTheme="minorHAnsi" w:eastAsiaTheme="minorEastAsia" w:hAnsiTheme="minorHAnsi" w:cstheme="minorBidi"/>
            <w:b w:val="0"/>
            <w:caps w:val="0"/>
            <w:szCs w:val="24"/>
            <w:lang w:eastAsia="ja-JP"/>
          </w:rPr>
          <w:tab/>
        </w:r>
        <w:r>
          <w:t>IMPLEMENTATION</w:t>
        </w:r>
        <w:r>
          <w:tab/>
        </w:r>
        <w:r>
          <w:fldChar w:fldCharType="begin"/>
        </w:r>
        <w:r>
          <w:instrText xml:space="preserve"> PAGEREF _Toc239660572 \h </w:instrText>
        </w:r>
      </w:ins>
      <w:r>
        <w:fldChar w:fldCharType="separate"/>
      </w:r>
      <w:ins w:id="257" w:author="Sean Hardman" w:date="2013-09-01T16:05:00Z">
        <w:r w:rsidR="007F072C">
          <w:t>18</w:t>
        </w:r>
      </w:ins>
      <w:ins w:id="258" w:author="Sean Hardman" w:date="2013-09-01T13:13:00Z">
        <w:r>
          <w:fldChar w:fldCharType="end"/>
        </w:r>
      </w:ins>
    </w:p>
    <w:p w14:paraId="1FA908AA" w14:textId="77777777" w:rsidR="00C02CB0" w:rsidRDefault="00C02CB0">
      <w:pPr>
        <w:pStyle w:val="TOC1"/>
        <w:tabs>
          <w:tab w:val="left" w:pos="574"/>
        </w:tabs>
        <w:ind w:left="0" w:firstLine="0"/>
        <w:rPr>
          <w:ins w:id="259" w:author="Sean Hardman" w:date="2013-09-01T13:13:00Z"/>
          <w:rFonts w:asciiTheme="minorHAnsi" w:eastAsiaTheme="minorEastAsia" w:hAnsiTheme="minorHAnsi" w:cstheme="minorBidi"/>
          <w:b w:val="0"/>
          <w:caps w:val="0"/>
          <w:szCs w:val="24"/>
          <w:lang w:eastAsia="ja-JP"/>
        </w:rPr>
        <w:pPrChange w:id="260" w:author="Sean Hardman" w:date="2013-09-01T13:13:00Z">
          <w:pPr>
            <w:pStyle w:val="TOC1"/>
            <w:tabs>
              <w:tab w:val="left" w:pos="574"/>
            </w:tabs>
          </w:pPr>
        </w:pPrChange>
      </w:pPr>
      <w:ins w:id="261" w:author="Sean Hardman" w:date="2013-09-01T13:13:00Z">
        <w:r>
          <w:t>9.0</w:t>
        </w:r>
        <w:r>
          <w:rPr>
            <w:rFonts w:asciiTheme="minorHAnsi" w:eastAsiaTheme="minorEastAsia" w:hAnsiTheme="minorHAnsi" w:cstheme="minorBidi"/>
            <w:b w:val="0"/>
            <w:caps w:val="0"/>
            <w:szCs w:val="24"/>
            <w:lang w:eastAsia="ja-JP"/>
          </w:rPr>
          <w:tab/>
        </w:r>
        <w:r>
          <w:t>DEtailed Design</w:t>
        </w:r>
        <w:r>
          <w:tab/>
        </w:r>
        <w:r>
          <w:fldChar w:fldCharType="begin"/>
        </w:r>
        <w:r>
          <w:instrText xml:space="preserve"> PAGEREF _Toc239660573 \h </w:instrText>
        </w:r>
      </w:ins>
      <w:r>
        <w:fldChar w:fldCharType="separate"/>
      </w:r>
      <w:ins w:id="262" w:author="Sean Hardman" w:date="2013-09-01T16:05:00Z">
        <w:r w:rsidR="007F072C">
          <w:t>21</w:t>
        </w:r>
      </w:ins>
      <w:ins w:id="263" w:author="Sean Hardman" w:date="2013-09-01T13:13:00Z">
        <w:r>
          <w:fldChar w:fldCharType="end"/>
        </w:r>
      </w:ins>
    </w:p>
    <w:p w14:paraId="32BE184F" w14:textId="77777777" w:rsidR="00C02CB0" w:rsidRDefault="00C02CB0">
      <w:pPr>
        <w:pStyle w:val="TOC2"/>
        <w:tabs>
          <w:tab w:val="left" w:pos="862"/>
        </w:tabs>
        <w:ind w:left="0" w:firstLine="0"/>
        <w:rPr>
          <w:ins w:id="264" w:author="Sean Hardman" w:date="2013-09-01T13:13:00Z"/>
          <w:rFonts w:asciiTheme="minorHAnsi" w:eastAsiaTheme="minorEastAsia" w:hAnsiTheme="minorHAnsi" w:cstheme="minorBidi"/>
          <w:szCs w:val="24"/>
          <w:lang w:eastAsia="ja-JP"/>
        </w:rPr>
        <w:pPrChange w:id="265" w:author="Sean Hardman" w:date="2013-09-01T13:13:00Z">
          <w:pPr>
            <w:pStyle w:val="TOC2"/>
            <w:tabs>
              <w:tab w:val="left" w:pos="862"/>
            </w:tabs>
          </w:pPr>
        </w:pPrChange>
      </w:pPr>
      <w:ins w:id="266" w:author="Sean Hardman" w:date="2013-09-01T13:13:00Z">
        <w:r>
          <w:t>9.1</w:t>
        </w:r>
        <w:r>
          <w:rPr>
            <w:rFonts w:asciiTheme="minorHAnsi" w:eastAsiaTheme="minorEastAsia" w:hAnsiTheme="minorHAnsi" w:cstheme="minorBidi"/>
            <w:szCs w:val="24"/>
            <w:lang w:eastAsia="ja-JP"/>
          </w:rPr>
          <w:tab/>
        </w:r>
        <w:r>
          <w:t>Process Product</w:t>
        </w:r>
        <w:r>
          <w:tab/>
        </w:r>
        <w:r>
          <w:fldChar w:fldCharType="begin"/>
        </w:r>
        <w:r>
          <w:instrText xml:space="preserve"> PAGEREF _Toc239660574 \h </w:instrText>
        </w:r>
      </w:ins>
      <w:r>
        <w:fldChar w:fldCharType="separate"/>
      </w:r>
      <w:ins w:id="267" w:author="Sean Hardman" w:date="2013-09-01T16:05:00Z">
        <w:r w:rsidR="007F072C">
          <w:t>21</w:t>
        </w:r>
      </w:ins>
      <w:ins w:id="268" w:author="Sean Hardman" w:date="2013-09-01T13:13:00Z">
        <w:r>
          <w:fldChar w:fldCharType="end"/>
        </w:r>
      </w:ins>
    </w:p>
    <w:p w14:paraId="41B74B2B" w14:textId="77777777" w:rsidR="00C02CB0" w:rsidRDefault="00C02CB0">
      <w:pPr>
        <w:pStyle w:val="TOC2"/>
        <w:tabs>
          <w:tab w:val="left" w:pos="862"/>
        </w:tabs>
        <w:ind w:left="0" w:firstLine="0"/>
        <w:rPr>
          <w:ins w:id="269" w:author="Sean Hardman" w:date="2013-09-01T13:13:00Z"/>
          <w:rFonts w:asciiTheme="minorHAnsi" w:eastAsiaTheme="minorEastAsia" w:hAnsiTheme="minorHAnsi" w:cstheme="minorBidi"/>
          <w:szCs w:val="24"/>
          <w:lang w:eastAsia="ja-JP"/>
        </w:rPr>
        <w:pPrChange w:id="270" w:author="Sean Hardman" w:date="2013-09-01T13:13:00Z">
          <w:pPr>
            <w:pStyle w:val="TOC2"/>
            <w:tabs>
              <w:tab w:val="left" w:pos="862"/>
            </w:tabs>
          </w:pPr>
        </w:pPrChange>
      </w:pPr>
      <w:ins w:id="271" w:author="Sean Hardman" w:date="2013-09-01T13:13:00Z">
        <w:r>
          <w:t>9.2</w:t>
        </w:r>
        <w:r>
          <w:rPr>
            <w:rFonts w:asciiTheme="minorHAnsi" w:eastAsiaTheme="minorEastAsia" w:hAnsiTheme="minorHAnsi" w:cstheme="minorBidi"/>
            <w:szCs w:val="24"/>
            <w:lang w:eastAsia="ja-JP"/>
          </w:rPr>
          <w:tab/>
        </w:r>
        <w:r>
          <w:t>Register Associations</w:t>
        </w:r>
        <w:r>
          <w:tab/>
        </w:r>
        <w:r>
          <w:fldChar w:fldCharType="begin"/>
        </w:r>
        <w:r>
          <w:instrText xml:space="preserve"> PAGEREF _Toc239660575 \h </w:instrText>
        </w:r>
      </w:ins>
      <w:r>
        <w:fldChar w:fldCharType="separate"/>
      </w:r>
      <w:ins w:id="272" w:author="Sean Hardman" w:date="2013-09-01T16:05:00Z">
        <w:r w:rsidR="007F072C">
          <w:t>23</w:t>
        </w:r>
      </w:ins>
      <w:ins w:id="273" w:author="Sean Hardman" w:date="2013-09-01T13:13:00Z">
        <w:r>
          <w:fldChar w:fldCharType="end"/>
        </w:r>
      </w:ins>
    </w:p>
    <w:p w14:paraId="2FCB7A80" w14:textId="77777777" w:rsidR="00C02CB0" w:rsidRDefault="00C02CB0">
      <w:pPr>
        <w:pStyle w:val="TOC3"/>
        <w:tabs>
          <w:tab w:val="left" w:pos="1206"/>
        </w:tabs>
        <w:ind w:left="0" w:firstLine="0"/>
        <w:rPr>
          <w:ins w:id="274" w:author="Sean Hardman" w:date="2013-09-01T13:13:00Z"/>
          <w:rFonts w:asciiTheme="minorHAnsi" w:eastAsiaTheme="minorEastAsia" w:hAnsiTheme="minorHAnsi" w:cstheme="minorBidi"/>
          <w:noProof/>
          <w:szCs w:val="24"/>
          <w:lang w:eastAsia="ja-JP"/>
        </w:rPr>
        <w:pPrChange w:id="275" w:author="Sean Hardman" w:date="2013-09-01T13:13:00Z">
          <w:pPr>
            <w:pStyle w:val="TOC3"/>
            <w:tabs>
              <w:tab w:val="left" w:pos="1206"/>
            </w:tabs>
          </w:pPr>
        </w:pPrChange>
      </w:pPr>
      <w:ins w:id="276" w:author="Sean Hardman" w:date="2013-09-01T13:13:00Z">
        <w:r>
          <w:rPr>
            <w:noProof/>
          </w:rPr>
          <w:t>9.2.1</w:t>
        </w:r>
        <w:r>
          <w:rPr>
            <w:rFonts w:asciiTheme="minorHAnsi" w:eastAsiaTheme="minorEastAsia" w:hAnsiTheme="minorHAnsi" w:cstheme="minorBidi"/>
            <w:noProof/>
            <w:szCs w:val="24"/>
            <w:lang w:eastAsia="ja-JP"/>
          </w:rPr>
          <w:tab/>
        </w:r>
        <w:r>
          <w:rPr>
            <w:noProof/>
          </w:rPr>
          <w:t>LIDVID-Based References</w:t>
        </w:r>
        <w:r>
          <w:rPr>
            <w:noProof/>
          </w:rPr>
          <w:tab/>
        </w:r>
        <w:r>
          <w:rPr>
            <w:noProof/>
          </w:rPr>
          <w:fldChar w:fldCharType="begin"/>
        </w:r>
        <w:r>
          <w:rPr>
            <w:noProof/>
          </w:rPr>
          <w:instrText xml:space="preserve"> PAGEREF _Toc239660576 \h </w:instrText>
        </w:r>
      </w:ins>
      <w:r>
        <w:rPr>
          <w:noProof/>
        </w:rPr>
      </w:r>
      <w:r>
        <w:rPr>
          <w:noProof/>
        </w:rPr>
        <w:fldChar w:fldCharType="separate"/>
      </w:r>
      <w:ins w:id="277" w:author="Sean Hardman" w:date="2013-09-01T16:05:00Z">
        <w:r w:rsidR="007F072C">
          <w:rPr>
            <w:noProof/>
          </w:rPr>
          <w:t>23</w:t>
        </w:r>
      </w:ins>
      <w:ins w:id="278" w:author="Sean Hardman" w:date="2013-09-01T13:13:00Z">
        <w:r>
          <w:rPr>
            <w:noProof/>
          </w:rPr>
          <w:fldChar w:fldCharType="end"/>
        </w:r>
      </w:ins>
    </w:p>
    <w:p w14:paraId="2C275E16" w14:textId="77777777" w:rsidR="00C02CB0" w:rsidRDefault="00C02CB0">
      <w:pPr>
        <w:pStyle w:val="TOC3"/>
        <w:tabs>
          <w:tab w:val="left" w:pos="1206"/>
        </w:tabs>
        <w:ind w:left="0" w:firstLine="0"/>
        <w:rPr>
          <w:ins w:id="279" w:author="Sean Hardman" w:date="2013-09-01T13:13:00Z"/>
          <w:rFonts w:asciiTheme="minorHAnsi" w:eastAsiaTheme="minorEastAsia" w:hAnsiTheme="minorHAnsi" w:cstheme="minorBidi"/>
          <w:noProof/>
          <w:szCs w:val="24"/>
          <w:lang w:eastAsia="ja-JP"/>
        </w:rPr>
        <w:pPrChange w:id="280" w:author="Sean Hardman" w:date="2013-09-01T13:13:00Z">
          <w:pPr>
            <w:pStyle w:val="TOC3"/>
            <w:tabs>
              <w:tab w:val="left" w:pos="1206"/>
            </w:tabs>
          </w:pPr>
        </w:pPrChange>
      </w:pPr>
      <w:ins w:id="281" w:author="Sean Hardman" w:date="2013-09-01T13:13:00Z">
        <w:r>
          <w:rPr>
            <w:noProof/>
          </w:rPr>
          <w:t>9.2.2</w:t>
        </w:r>
        <w:r>
          <w:rPr>
            <w:rFonts w:asciiTheme="minorHAnsi" w:eastAsiaTheme="minorEastAsia" w:hAnsiTheme="minorHAnsi" w:cstheme="minorBidi"/>
            <w:noProof/>
            <w:szCs w:val="24"/>
            <w:lang w:eastAsia="ja-JP"/>
          </w:rPr>
          <w:tab/>
        </w:r>
        <w:r>
          <w:rPr>
            <w:noProof/>
          </w:rPr>
          <w:t>LID-Based References</w:t>
        </w:r>
        <w:r>
          <w:rPr>
            <w:noProof/>
          </w:rPr>
          <w:tab/>
        </w:r>
        <w:r>
          <w:rPr>
            <w:noProof/>
          </w:rPr>
          <w:fldChar w:fldCharType="begin"/>
        </w:r>
        <w:r>
          <w:rPr>
            <w:noProof/>
          </w:rPr>
          <w:instrText xml:space="preserve"> PAGEREF _Toc239660577 \h </w:instrText>
        </w:r>
      </w:ins>
      <w:r>
        <w:rPr>
          <w:noProof/>
        </w:rPr>
      </w:r>
      <w:r>
        <w:rPr>
          <w:noProof/>
        </w:rPr>
        <w:fldChar w:fldCharType="separate"/>
      </w:r>
      <w:ins w:id="282" w:author="Sean Hardman" w:date="2013-09-01T16:05:00Z">
        <w:r w:rsidR="007F072C">
          <w:rPr>
            <w:noProof/>
          </w:rPr>
          <w:t>23</w:t>
        </w:r>
      </w:ins>
      <w:ins w:id="283" w:author="Sean Hardman" w:date="2013-09-01T13:13:00Z">
        <w:r>
          <w:rPr>
            <w:noProof/>
          </w:rPr>
          <w:fldChar w:fldCharType="end"/>
        </w:r>
      </w:ins>
    </w:p>
    <w:p w14:paraId="7D5146CF" w14:textId="77777777" w:rsidR="00C02CB0" w:rsidRDefault="00C02CB0">
      <w:pPr>
        <w:pStyle w:val="TOC1"/>
        <w:tabs>
          <w:tab w:val="left" w:pos="1872"/>
        </w:tabs>
        <w:ind w:left="0" w:firstLine="0"/>
        <w:rPr>
          <w:ins w:id="284" w:author="Sean Hardman" w:date="2013-09-01T13:13:00Z"/>
          <w:rFonts w:asciiTheme="minorHAnsi" w:eastAsiaTheme="minorEastAsia" w:hAnsiTheme="minorHAnsi" w:cstheme="minorBidi"/>
          <w:b w:val="0"/>
          <w:caps w:val="0"/>
          <w:szCs w:val="24"/>
          <w:lang w:eastAsia="ja-JP"/>
        </w:rPr>
        <w:pPrChange w:id="285" w:author="Sean Hardman" w:date="2013-09-01T13:13:00Z">
          <w:pPr>
            <w:pStyle w:val="TOC1"/>
            <w:tabs>
              <w:tab w:val="left" w:pos="1872"/>
            </w:tabs>
          </w:pPr>
        </w:pPrChange>
      </w:pPr>
      <w:ins w:id="286" w:author="Sean Hardman" w:date="2013-09-01T13:13:00Z">
        <w:r>
          <w:t>APPENDIX A</w:t>
        </w:r>
        <w:r>
          <w:rPr>
            <w:rFonts w:asciiTheme="minorHAnsi" w:eastAsiaTheme="minorEastAsia" w:hAnsiTheme="minorHAnsi" w:cstheme="minorBidi"/>
            <w:b w:val="0"/>
            <w:caps w:val="0"/>
            <w:szCs w:val="24"/>
            <w:lang w:eastAsia="ja-JP"/>
          </w:rPr>
          <w:tab/>
        </w:r>
        <w:r>
          <w:t>Acronyms</w:t>
        </w:r>
        <w:r>
          <w:tab/>
        </w:r>
        <w:r>
          <w:fldChar w:fldCharType="begin"/>
        </w:r>
        <w:r>
          <w:instrText xml:space="preserve"> PAGEREF _Toc239660578 \h </w:instrText>
        </w:r>
      </w:ins>
      <w:r>
        <w:fldChar w:fldCharType="separate"/>
      </w:r>
      <w:ins w:id="287" w:author="Sean Hardman" w:date="2013-09-01T16:05:00Z">
        <w:r w:rsidR="007F072C">
          <w:t>25</w:t>
        </w:r>
      </w:ins>
      <w:ins w:id="288" w:author="Sean Hardman" w:date="2013-09-01T13:13:00Z">
        <w:r>
          <w:fldChar w:fldCharType="end"/>
        </w:r>
      </w:ins>
    </w:p>
    <w:p w14:paraId="7FF63D0E" w14:textId="77777777" w:rsidR="00C02CB0" w:rsidDel="00C02CB0" w:rsidRDefault="00C02CB0">
      <w:pPr>
        <w:pStyle w:val="TOC1"/>
        <w:ind w:left="0" w:firstLine="0"/>
        <w:rPr>
          <w:del w:id="289" w:author="Sean Hardman" w:date="2013-09-01T13:13:00Z"/>
        </w:rPr>
        <w:pPrChange w:id="290" w:author="Sean Hardman" w:date="2013-09-01T13:13:00Z">
          <w:pPr>
            <w:pStyle w:val="TOC1"/>
          </w:pPr>
        </w:pPrChange>
      </w:pPr>
    </w:p>
    <w:p w14:paraId="2457DD8A" w14:textId="4F520DEF" w:rsidR="0044093F" w:rsidRDefault="00C02CB0">
      <w:pPr>
        <w:pStyle w:val="TOC1"/>
      </w:pPr>
      <w:ins w:id="291" w:author="Sean Hardman" w:date="2013-09-01T13:13:00Z">
        <w:r>
          <w:fldChar w:fldCharType="end"/>
        </w:r>
      </w:ins>
    </w:p>
    <w:p w14:paraId="59DAB060" w14:textId="77777777" w:rsidR="0044093F" w:rsidRDefault="0044093F">
      <w:pPr>
        <w:rPr>
          <w:rFonts w:ascii="Times" w:hAnsi="Times"/>
          <w:b/>
          <w:sz w:val="28"/>
        </w:rPr>
      </w:pPr>
    </w:p>
    <w:p w14:paraId="35AD4A63" w14:textId="77777777" w:rsidR="0044093F" w:rsidRDefault="0044093F">
      <w:pPr>
        <w:pStyle w:val="Heading1"/>
        <w:sectPr w:rsidR="0044093F">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start="1"/>
          <w:cols w:space="720"/>
          <w:titlePg/>
        </w:sectPr>
      </w:pPr>
    </w:p>
    <w:p w14:paraId="540B86F0" w14:textId="77777777" w:rsidR="0044093F" w:rsidRDefault="0044093F">
      <w:pPr>
        <w:pStyle w:val="Heading1"/>
      </w:pPr>
      <w:bookmarkStart w:id="292" w:name="_Toc239660547"/>
      <w:r>
        <w:lastRenderedPageBreak/>
        <w:t>INTRODUCTION</w:t>
      </w:r>
      <w:bookmarkEnd w:id="292"/>
    </w:p>
    <w:p w14:paraId="59449042" w14:textId="77777777" w:rsidR="0044093F" w:rsidRDefault="0044093F" w:rsidP="0044093F">
      <w:pPr>
        <w:jc w:val="both"/>
      </w:pPr>
    </w:p>
    <w:p w14:paraId="365F2379" w14:textId="77777777" w:rsidR="0044093F" w:rsidRDefault="0044093F" w:rsidP="0044093F">
      <w:pPr>
        <w:jc w:val="both"/>
      </w:pPr>
      <w:r>
        <w:t xml:space="preserve">The </w:t>
      </w:r>
      <w:del w:id="293" w:author="Sean Hardman" w:date="2013-09-01T13:08:00Z">
        <w:r w:rsidDel="00CA52FF">
          <w:delText>PDS 2010</w:delText>
        </w:r>
      </w:del>
      <w:ins w:id="294" w:author="Sean Hardman" w:date="2013-09-01T13:08:00Z">
        <w:r w:rsidR="00CA52FF">
          <w:t>PDS4</w:t>
        </w:r>
      </w:ins>
      <w:r>
        <w:t xml:space="preserve"> effort will overhaul</w:t>
      </w:r>
      <w:r w:rsidRPr="002730D7">
        <w:t xml:space="preserve"> the PDS data architecture (e.g., data model, data structures, d</w:t>
      </w:r>
      <w:r>
        <w:t xml:space="preserve">ata dictionary, </w:t>
      </w:r>
      <w:proofErr w:type="spellStart"/>
      <w:r>
        <w:t>etc</w:t>
      </w:r>
      <w:proofErr w:type="spellEnd"/>
      <w:r>
        <w:t>) and deploy</w:t>
      </w:r>
      <w:r w:rsidRPr="002730D7">
        <w:t xml:space="preserve"> a software system (online data services, distributed data catalog, </w:t>
      </w:r>
      <w:proofErr w:type="spellStart"/>
      <w:r w:rsidRPr="002730D7">
        <w:t>etc</w:t>
      </w:r>
      <w:proofErr w:type="spellEnd"/>
      <w:r w:rsidRPr="002730D7">
        <w:t>) that fully embraces the PDS federation as an integrated system while leveraging modern information technology.</w:t>
      </w:r>
    </w:p>
    <w:p w14:paraId="7AE09738" w14:textId="77777777" w:rsidR="0044093F" w:rsidRDefault="0044093F" w:rsidP="0044093F">
      <w:pPr>
        <w:jc w:val="both"/>
      </w:pPr>
    </w:p>
    <w:p w14:paraId="15163D60" w14:textId="77777777" w:rsidR="0044093F" w:rsidRDefault="0044093F" w:rsidP="0044093F">
      <w:pPr>
        <w:jc w:val="both"/>
      </w:pPr>
      <w:r>
        <w:t>This tool provides functionality for</w:t>
      </w:r>
      <w:r w:rsidRPr="00DC4475">
        <w:t xml:space="preserve"> capturing and registering </w:t>
      </w:r>
      <w:r>
        <w:t>product</w:t>
      </w:r>
      <w:r w:rsidRPr="00DC4475">
        <w:t xml:space="preserve"> metadata</w:t>
      </w:r>
      <w:r>
        <w:t xml:space="preserve">. The tool will run locally at the Discipline Node to crawl the local data repository in order to discover products and register associated metadata with the </w:t>
      </w:r>
      <w:r w:rsidR="00922044">
        <w:t>Registry (</w:t>
      </w:r>
      <w:r>
        <w:t>Inventory</w:t>
      </w:r>
      <w:r w:rsidR="00922044">
        <w:t>)</w:t>
      </w:r>
      <w:r>
        <w:t xml:space="preserve"> service.</w:t>
      </w:r>
    </w:p>
    <w:p w14:paraId="113D536F" w14:textId="77777777" w:rsidR="0044093F" w:rsidRDefault="0044093F" w:rsidP="0044093F">
      <w:pPr>
        <w:jc w:val="both"/>
      </w:pPr>
    </w:p>
    <w:p w14:paraId="78B68EB4" w14:textId="77777777" w:rsidR="0044093F" w:rsidRDefault="0044093F">
      <w:pPr>
        <w:pStyle w:val="Heading2"/>
      </w:pPr>
      <w:bookmarkStart w:id="295" w:name="_Toc239660548"/>
      <w:r>
        <w:t>Document Scope and Purpose</w:t>
      </w:r>
      <w:bookmarkEnd w:id="295"/>
      <w:r>
        <w:t xml:space="preserve"> </w:t>
      </w:r>
    </w:p>
    <w:p w14:paraId="0E8D973D" w14:textId="77777777" w:rsidR="0044093F" w:rsidRDefault="0044093F" w:rsidP="0044093F">
      <w:pPr>
        <w:jc w:val="both"/>
      </w:pPr>
    </w:p>
    <w:p w14:paraId="68EFBEC6" w14:textId="77777777" w:rsidR="0044093F" w:rsidRDefault="0044093F" w:rsidP="0044093F">
      <w:pPr>
        <w:jc w:val="both"/>
      </w:pPr>
      <w:r>
        <w:t xml:space="preserve">This document addresses the use cases, requirements and software design of the Harvest tool within the </w:t>
      </w:r>
      <w:del w:id="296" w:author="Sean Hardman" w:date="2013-09-01T13:08:00Z">
        <w:r w:rsidDel="00CA52FF">
          <w:delText>PDS 2010</w:delText>
        </w:r>
      </w:del>
      <w:ins w:id="297" w:author="Sean Hardman" w:date="2013-09-01T13:08:00Z">
        <w:r w:rsidR="00CA52FF">
          <w:t>PDS4</w:t>
        </w:r>
      </w:ins>
      <w:r>
        <w:t xml:space="preserve"> data system. This document is intended for the reviewer of the tool as well as the developer and tester of the tool.</w:t>
      </w:r>
    </w:p>
    <w:p w14:paraId="507693EF" w14:textId="77777777" w:rsidR="0044093F" w:rsidRDefault="0044093F" w:rsidP="0044093F">
      <w:pPr>
        <w:jc w:val="both"/>
      </w:pPr>
    </w:p>
    <w:p w14:paraId="70162824" w14:textId="77777777" w:rsidR="0044093F" w:rsidRDefault="0044093F">
      <w:pPr>
        <w:pStyle w:val="Heading2"/>
      </w:pPr>
      <w:bookmarkStart w:id="298" w:name="_Toc239660549"/>
      <w:r>
        <w:t>Method</w:t>
      </w:r>
      <w:bookmarkEnd w:id="298"/>
      <w:r>
        <w:t xml:space="preserve"> </w:t>
      </w:r>
    </w:p>
    <w:p w14:paraId="1D0ED1A2" w14:textId="77777777" w:rsidR="0044093F" w:rsidRDefault="0044093F" w:rsidP="0044093F">
      <w:pPr>
        <w:jc w:val="both"/>
      </w:pPr>
    </w:p>
    <w:p w14:paraId="5C8D04B3" w14:textId="77777777" w:rsidR="0044093F" w:rsidRDefault="0044093F" w:rsidP="0044093F">
      <w:pPr>
        <w:jc w:val="both"/>
      </w:pPr>
      <w:r w:rsidRPr="00455A94">
        <w:t>This combined Software Requirement</w:t>
      </w:r>
      <w:r>
        <w:t>s</w:t>
      </w:r>
      <w:r w:rsidRPr="00455A94">
        <w:t xml:space="preserve"> and Software Design Document (SRD/SDD) represents the software </w:t>
      </w:r>
      <w:r>
        <w:t xml:space="preserve">by defining use cases and requirements and by </w:t>
      </w:r>
      <w:r w:rsidRPr="00455A94">
        <w:t xml:space="preserve">using architecture diagrams, functional descriptions, </w:t>
      </w:r>
      <w:proofErr w:type="gramStart"/>
      <w:r w:rsidRPr="00455A94">
        <w:t>context</w:t>
      </w:r>
      <w:proofErr w:type="gramEnd"/>
      <w:r w:rsidRPr="00455A94">
        <w:t xml:space="preserve"> diagrams and data flow diagrams for the high-level design. </w:t>
      </w:r>
      <w:r>
        <w:t>UML diagrams will</w:t>
      </w:r>
      <w:r w:rsidRPr="00455A94">
        <w:t xml:space="preserve"> </w:t>
      </w:r>
      <w:r>
        <w:t xml:space="preserve">illustrate the </w:t>
      </w:r>
      <w:r w:rsidRPr="00455A94">
        <w:t>detailed design.</w:t>
      </w:r>
    </w:p>
    <w:p w14:paraId="28FA207E" w14:textId="77777777" w:rsidR="0044093F" w:rsidRDefault="0044093F" w:rsidP="0044093F">
      <w:pPr>
        <w:jc w:val="both"/>
      </w:pPr>
    </w:p>
    <w:p w14:paraId="1EBD56F8" w14:textId="77777777" w:rsidR="0044093F" w:rsidRDefault="0044093F">
      <w:pPr>
        <w:pStyle w:val="Heading2"/>
      </w:pPr>
      <w:bookmarkStart w:id="299" w:name="_Toc239660550"/>
      <w:r>
        <w:t>Notation</w:t>
      </w:r>
      <w:bookmarkEnd w:id="299"/>
      <w:r>
        <w:t xml:space="preserve"> </w:t>
      </w:r>
    </w:p>
    <w:p w14:paraId="60BE2FB9" w14:textId="77777777" w:rsidR="0044093F" w:rsidRDefault="0044093F" w:rsidP="0044093F">
      <w:pPr>
        <w:jc w:val="both"/>
      </w:pPr>
    </w:p>
    <w:p w14:paraId="7B39BEEB" w14:textId="77777777" w:rsidR="0044093F" w:rsidRDefault="0044093F" w:rsidP="0044093F">
      <w:pPr>
        <w:jc w:val="both"/>
      </w:pPr>
      <w:r>
        <w:t xml:space="preserve">The numbering of the requirements in this document will be formatted as </w:t>
      </w:r>
      <w:r w:rsidRPr="00270032">
        <w:rPr>
          <w:b/>
        </w:rPr>
        <w:t>LX</w:t>
      </w:r>
      <w:proofErr w:type="gramStart"/>
      <w:r w:rsidRPr="00270032">
        <w:rPr>
          <w:b/>
        </w:rPr>
        <w:t>.</w:t>
      </w:r>
      <w:r>
        <w:rPr>
          <w:b/>
        </w:rPr>
        <w:t>(</w:t>
      </w:r>
      <w:proofErr w:type="gramEnd"/>
      <w:r>
        <w:rPr>
          <w:b/>
        </w:rPr>
        <w:t>REG|HVT)</w:t>
      </w:r>
      <w:r w:rsidRPr="00270032">
        <w:rPr>
          <w:b/>
        </w:rPr>
        <w:t>.</w:t>
      </w:r>
      <w:r>
        <w:rPr>
          <w:b/>
        </w:rPr>
        <w:t>AA</w:t>
      </w:r>
      <w:r w:rsidRPr="00270032">
        <w:rPr>
          <w:b/>
        </w:rPr>
        <w:t>.X</w:t>
      </w:r>
      <w:r>
        <w:t>, where:</w:t>
      </w:r>
    </w:p>
    <w:p w14:paraId="715E4118" w14:textId="77777777" w:rsidR="0044093F" w:rsidRDefault="0044093F" w:rsidP="0044093F">
      <w:pPr>
        <w:numPr>
          <w:ilvl w:val="0"/>
          <w:numId w:val="9"/>
        </w:numPr>
      </w:pPr>
      <w:r w:rsidRPr="00270032">
        <w:rPr>
          <w:b/>
        </w:rPr>
        <w:t>LX</w:t>
      </w:r>
      <w:r>
        <w:t xml:space="preserve"> represents the requirements level where X is a number.</w:t>
      </w:r>
    </w:p>
    <w:p w14:paraId="47F41C25" w14:textId="77777777" w:rsidR="0044093F" w:rsidRPr="005C65A6" w:rsidRDefault="0044093F" w:rsidP="0044093F">
      <w:pPr>
        <w:numPr>
          <w:ilvl w:val="0"/>
          <w:numId w:val="9"/>
        </w:numPr>
      </w:pPr>
      <w:r>
        <w:rPr>
          <w:b/>
        </w:rPr>
        <w:t xml:space="preserve">REG </w:t>
      </w:r>
      <w:r w:rsidRPr="005C65A6">
        <w:t xml:space="preserve">is an </w:t>
      </w:r>
      <w:r>
        <w:t>abbreviation representing the registry requirement section for the specified level.</w:t>
      </w:r>
    </w:p>
    <w:p w14:paraId="7AE89CF7" w14:textId="77777777" w:rsidR="0044093F" w:rsidRDefault="0044093F" w:rsidP="0044093F">
      <w:pPr>
        <w:numPr>
          <w:ilvl w:val="0"/>
          <w:numId w:val="9"/>
        </w:numPr>
      </w:pPr>
      <w:r>
        <w:rPr>
          <w:b/>
        </w:rPr>
        <w:t>HVT</w:t>
      </w:r>
      <w:r>
        <w:t xml:space="preserve"> is an abbreviation representing the harvest requirement section for the specified level.</w:t>
      </w:r>
    </w:p>
    <w:p w14:paraId="48DAB4A7" w14:textId="77777777" w:rsidR="0044093F" w:rsidRDefault="0044093F" w:rsidP="0044093F">
      <w:pPr>
        <w:numPr>
          <w:ilvl w:val="0"/>
          <w:numId w:val="9"/>
        </w:numPr>
      </w:pPr>
      <w:r w:rsidRPr="00270032">
        <w:rPr>
          <w:b/>
        </w:rPr>
        <w:t>AA</w:t>
      </w:r>
      <w:r>
        <w:t xml:space="preserve"> is a two-letter abbreviation representing the requirement sub-category (optional).</w:t>
      </w:r>
    </w:p>
    <w:p w14:paraId="09514D81" w14:textId="77777777" w:rsidR="0044093F" w:rsidRDefault="0044093F" w:rsidP="0044093F">
      <w:pPr>
        <w:numPr>
          <w:ilvl w:val="0"/>
          <w:numId w:val="9"/>
        </w:numPr>
      </w:pPr>
      <w:r w:rsidRPr="00270032">
        <w:rPr>
          <w:b/>
        </w:rPr>
        <w:t>X</w:t>
      </w:r>
      <w:r>
        <w:t xml:space="preserve"> is a unique number within the section and optional sub-category for the requirement.</w:t>
      </w:r>
    </w:p>
    <w:p w14:paraId="0F16F162" w14:textId="77777777" w:rsidR="0044093F" w:rsidRDefault="0044093F" w:rsidP="0044093F">
      <w:pPr>
        <w:jc w:val="both"/>
      </w:pPr>
    </w:p>
    <w:p w14:paraId="7E36F3D2" w14:textId="77777777" w:rsidR="0044093F" w:rsidRDefault="0044093F" w:rsidP="0044093F">
      <w:pPr>
        <w:jc w:val="both"/>
      </w:pPr>
      <w:r>
        <w:t xml:space="preserve">Following the text of a requirement may be a reference to the requirement or use case from which it was derived. The reference will be in parenthesis. A </w:t>
      </w:r>
      <w:r>
        <w:lastRenderedPageBreak/>
        <w:t>paragraph following a requirement, which is indented and has a reduced font size, represents a comment providing additional insight for the requirement that it follows. This comment is not part of the requirement for development or testing purposes.</w:t>
      </w:r>
    </w:p>
    <w:p w14:paraId="1D34BA79" w14:textId="77777777" w:rsidR="0044093F" w:rsidRDefault="0044093F" w:rsidP="0044093F">
      <w:pPr>
        <w:jc w:val="both"/>
      </w:pPr>
    </w:p>
    <w:p w14:paraId="0AE27F1D" w14:textId="77777777" w:rsidR="0044093F" w:rsidRDefault="0044093F" w:rsidP="0044093F">
      <w:pPr>
        <w:pStyle w:val="Heading2"/>
      </w:pPr>
      <w:bookmarkStart w:id="300" w:name="_Toc239660551"/>
      <w:r>
        <w:t>Controlling Documents</w:t>
      </w:r>
      <w:bookmarkEnd w:id="300"/>
    </w:p>
    <w:p w14:paraId="2E333621" w14:textId="77777777" w:rsidR="0044093F" w:rsidRDefault="0044093F">
      <w:pPr>
        <w:jc w:val="both"/>
      </w:pPr>
    </w:p>
    <w:p w14:paraId="7DB06B79" w14:textId="77777777" w:rsidR="00922044" w:rsidRDefault="00922044" w:rsidP="00922044">
      <w:pPr>
        <w:ind w:left="720" w:hanging="720"/>
        <w:jc w:val="both"/>
      </w:pPr>
      <w:r>
        <w:t>[1</w:t>
      </w:r>
      <w:r w:rsidRPr="00A23D75">
        <w:t>]</w:t>
      </w:r>
      <w:r w:rsidRPr="00A23D75">
        <w:tab/>
        <w:t xml:space="preserve">Planetary Data System (PDS) Level 1, 2 and 3 Requirements, </w:t>
      </w:r>
      <w:r>
        <w:t>March 26, 2010</w:t>
      </w:r>
      <w:r w:rsidRPr="00A23D75">
        <w:t>.</w:t>
      </w:r>
    </w:p>
    <w:p w14:paraId="7417F8D7" w14:textId="77777777" w:rsidR="0044093F" w:rsidRDefault="0044093F">
      <w:pPr>
        <w:jc w:val="both"/>
      </w:pPr>
    </w:p>
    <w:p w14:paraId="56B241EC" w14:textId="77777777" w:rsidR="0044093F" w:rsidRDefault="0044093F" w:rsidP="0044093F">
      <w:pPr>
        <w:ind w:left="720" w:hanging="720"/>
      </w:pPr>
      <w:r>
        <w:t>[2</w:t>
      </w:r>
      <w:r w:rsidRPr="00A23D75">
        <w:t>]</w:t>
      </w:r>
      <w:r w:rsidRPr="00A23D75">
        <w:tab/>
      </w:r>
      <w:del w:id="301" w:author="Sean Hardman" w:date="2013-09-01T13:08:00Z">
        <w:r w:rsidRPr="00A23D75" w:rsidDel="00CA52FF">
          <w:delText xml:space="preserve">Planetary Data System (PDS) </w:delText>
        </w:r>
        <w:r w:rsidDel="00CA52FF">
          <w:delText>2010</w:delText>
        </w:r>
      </w:del>
      <w:ins w:id="302" w:author="Sean Hardman" w:date="2013-09-01T13:08:00Z">
        <w:r w:rsidR="00CA52FF">
          <w:t>PDS4</w:t>
        </w:r>
      </w:ins>
      <w:r>
        <w:t xml:space="preserve"> Project Plan, </w:t>
      </w:r>
      <w:ins w:id="303" w:author="Sean Hardman" w:date="2013-09-01T13:08:00Z">
        <w:r w:rsidR="00CA52FF">
          <w:t>July 17, 2013</w:t>
        </w:r>
      </w:ins>
      <w:del w:id="304" w:author="Sean Hardman" w:date="2013-09-01T13:08:00Z">
        <w:r w:rsidDel="00CA52FF">
          <w:delText>February 2010</w:delText>
        </w:r>
      </w:del>
      <w:r w:rsidRPr="00A23D75">
        <w:t>.</w:t>
      </w:r>
    </w:p>
    <w:p w14:paraId="0F97D148" w14:textId="77777777" w:rsidR="0044093F" w:rsidRDefault="0044093F" w:rsidP="0044093F">
      <w:pPr>
        <w:ind w:left="720" w:hanging="720"/>
        <w:jc w:val="both"/>
      </w:pPr>
    </w:p>
    <w:p w14:paraId="4E4462C4" w14:textId="77777777" w:rsidR="00922044" w:rsidRDefault="00922044" w:rsidP="00922044">
      <w:pPr>
        <w:ind w:left="720" w:hanging="720"/>
        <w:jc w:val="both"/>
      </w:pPr>
      <w:r>
        <w:t>[3]</w:t>
      </w:r>
      <w:r>
        <w:tab/>
      </w:r>
      <w:del w:id="305" w:author="Sean Hardman" w:date="2013-09-01T13:09:00Z">
        <w:r w:rsidDel="00CA52FF">
          <w:delText>Planetary Data System (PDS) 2010</w:delText>
        </w:r>
      </w:del>
      <w:ins w:id="306" w:author="Sean Hardman" w:date="2013-09-01T13:09:00Z">
        <w:r w:rsidR="00CA52FF">
          <w:t>PDS4</w:t>
        </w:r>
      </w:ins>
      <w:r>
        <w:t xml:space="preserve"> System Architecture Specification, </w:t>
      </w:r>
      <w:r w:rsidR="001623EB">
        <w:t>Version 1.</w:t>
      </w:r>
      <w:ins w:id="307" w:author="Sean Hardman" w:date="2013-09-01T13:09:00Z">
        <w:r w:rsidR="00CA52FF">
          <w:t>3</w:t>
        </w:r>
      </w:ins>
      <w:del w:id="308" w:author="Sean Hardman" w:date="2013-09-01T13:09:00Z">
        <w:r w:rsidR="001623EB" w:rsidDel="00CA52FF">
          <w:delText>2</w:delText>
        </w:r>
      </w:del>
      <w:r w:rsidR="001623EB">
        <w:t xml:space="preserve">, </w:t>
      </w:r>
      <w:del w:id="309" w:author="Sean Hardman" w:date="2013-09-01T13:09:00Z">
        <w:r w:rsidR="001623EB" w:rsidDel="00CA52FF">
          <w:delText>May 25, 2011</w:delText>
        </w:r>
      </w:del>
      <w:ins w:id="310" w:author="Sean Hardman" w:date="2013-09-01T13:09:00Z">
        <w:r w:rsidR="00CA52FF">
          <w:t>September 1, 2013</w:t>
        </w:r>
      </w:ins>
      <w:r>
        <w:t>.</w:t>
      </w:r>
    </w:p>
    <w:p w14:paraId="308DC81B" w14:textId="77777777" w:rsidR="0044093F" w:rsidRDefault="0044093F">
      <w:pPr>
        <w:jc w:val="both"/>
      </w:pPr>
    </w:p>
    <w:p w14:paraId="4A42718D" w14:textId="77777777" w:rsidR="0044093F" w:rsidRDefault="0044093F" w:rsidP="0044093F">
      <w:pPr>
        <w:ind w:left="720" w:hanging="720"/>
        <w:jc w:val="both"/>
      </w:pPr>
      <w:r>
        <w:t>[4]</w:t>
      </w:r>
      <w:r>
        <w:tab/>
      </w:r>
      <w:del w:id="311" w:author="Sean Hardman" w:date="2013-09-01T13:09:00Z">
        <w:r w:rsidDel="00CA52FF">
          <w:delText>Planetary Data System (PDS) 2010</w:delText>
        </w:r>
      </w:del>
      <w:ins w:id="312" w:author="Sean Hardman" w:date="2013-09-01T13:09:00Z">
        <w:r w:rsidR="00CA52FF">
          <w:t>PDS4</w:t>
        </w:r>
      </w:ins>
      <w:r>
        <w:t xml:space="preserve"> Operations Concept, </w:t>
      </w:r>
      <w:del w:id="313" w:author="Sean Hardman" w:date="2013-09-01T13:09:00Z">
        <w:r w:rsidDel="00CA52FF">
          <w:delText>February 2010</w:delText>
        </w:r>
      </w:del>
      <w:ins w:id="314" w:author="Sean Hardman" w:date="2013-09-01T13:09:00Z">
        <w:r w:rsidR="00CA52FF">
          <w:t>September 1, 2013</w:t>
        </w:r>
      </w:ins>
      <w:r>
        <w:t>.</w:t>
      </w:r>
    </w:p>
    <w:p w14:paraId="720AFB79" w14:textId="77777777" w:rsidR="0044093F" w:rsidRDefault="0044093F">
      <w:pPr>
        <w:jc w:val="both"/>
      </w:pPr>
    </w:p>
    <w:p w14:paraId="2A5E3536" w14:textId="77777777" w:rsidR="00922044" w:rsidRDefault="00922044" w:rsidP="00922044">
      <w:pPr>
        <w:ind w:left="720" w:hanging="720"/>
        <w:jc w:val="both"/>
      </w:pPr>
      <w:r>
        <w:t>[5]</w:t>
      </w:r>
      <w:r>
        <w:tab/>
        <w:t xml:space="preserve">Planetary Data System (PDS) General System Software Requirements Document (SRD), </w:t>
      </w:r>
      <w:r w:rsidR="001623EB">
        <w:t>Version 1.</w:t>
      </w:r>
      <w:ins w:id="315" w:author="Sean Hardman" w:date="2013-09-01T13:09:00Z">
        <w:r w:rsidR="00CA52FF">
          <w:t>1</w:t>
        </w:r>
      </w:ins>
      <w:del w:id="316" w:author="Sean Hardman" w:date="2013-09-01T13:09:00Z">
        <w:r w:rsidR="001623EB" w:rsidDel="00CA52FF">
          <w:delText>0</w:delText>
        </w:r>
      </w:del>
      <w:r w:rsidR="001623EB">
        <w:t xml:space="preserve">, </w:t>
      </w:r>
      <w:del w:id="317" w:author="Sean Hardman" w:date="2013-09-01T13:09:00Z">
        <w:r w:rsidR="001623EB" w:rsidDel="00CA52FF">
          <w:delText>June 11, 2011</w:delText>
        </w:r>
      </w:del>
      <w:ins w:id="318" w:author="Sean Hardman" w:date="2013-09-01T13:09:00Z">
        <w:r w:rsidR="00CA52FF">
          <w:t>September 1, 2013</w:t>
        </w:r>
      </w:ins>
      <w:r>
        <w:t>.</w:t>
      </w:r>
    </w:p>
    <w:p w14:paraId="7B2C33F4" w14:textId="77777777" w:rsidR="0044093F" w:rsidRDefault="0044093F">
      <w:pPr>
        <w:jc w:val="both"/>
      </w:pPr>
    </w:p>
    <w:p w14:paraId="69D20196" w14:textId="77777777" w:rsidR="0044093F" w:rsidRDefault="0044093F" w:rsidP="0044093F">
      <w:pPr>
        <w:pStyle w:val="Heading2"/>
      </w:pPr>
      <w:bookmarkStart w:id="319" w:name="_Toc239660552"/>
      <w:r>
        <w:t>Applicable Documents</w:t>
      </w:r>
      <w:bookmarkEnd w:id="319"/>
    </w:p>
    <w:p w14:paraId="3893D1B3" w14:textId="77777777" w:rsidR="0044093F" w:rsidRDefault="0044093F" w:rsidP="0044093F">
      <w:pPr>
        <w:jc w:val="both"/>
      </w:pPr>
    </w:p>
    <w:p w14:paraId="19E0A3AF" w14:textId="77777777" w:rsidR="0044093F" w:rsidRDefault="0044093F" w:rsidP="0044093F">
      <w:pPr>
        <w:ind w:left="720" w:hanging="720"/>
        <w:jc w:val="both"/>
      </w:pPr>
      <w:bookmarkStart w:id="320" w:name="_Toc1285206"/>
      <w:bookmarkStart w:id="321" w:name="_Toc1285296"/>
      <w:bookmarkStart w:id="322" w:name="_Toc1285768"/>
      <w:bookmarkStart w:id="323" w:name="_Toc1286317"/>
      <w:bookmarkStart w:id="324" w:name="_Toc1286635"/>
      <w:bookmarkStart w:id="325" w:name="_Toc1286831"/>
      <w:bookmarkStart w:id="326" w:name="_Toc1285208"/>
      <w:bookmarkStart w:id="327" w:name="_Toc1285298"/>
      <w:bookmarkStart w:id="328" w:name="_Toc1285770"/>
      <w:bookmarkStart w:id="329" w:name="_Toc1286319"/>
      <w:bookmarkStart w:id="330" w:name="_Toc1286637"/>
      <w:bookmarkStart w:id="331" w:name="_Toc1286833"/>
      <w:bookmarkStart w:id="332" w:name="_Toc1285210"/>
      <w:bookmarkStart w:id="333" w:name="_Toc1285300"/>
      <w:bookmarkStart w:id="334" w:name="_Toc1285772"/>
      <w:bookmarkStart w:id="335" w:name="_Toc1286321"/>
      <w:bookmarkStart w:id="336" w:name="_Toc1286639"/>
      <w:bookmarkStart w:id="337" w:name="_Toc1286835"/>
      <w:bookmarkStart w:id="338" w:name="_Toc1283682"/>
      <w:bookmarkStart w:id="339" w:name="_Toc1283771"/>
      <w:bookmarkStart w:id="340" w:name="_Toc1284812"/>
      <w:bookmarkStart w:id="341" w:name="_Toc1284949"/>
      <w:bookmarkStart w:id="342" w:name="_Toc1285031"/>
      <w:bookmarkStart w:id="343" w:name="_Toc1285113"/>
      <w:bookmarkStart w:id="344" w:name="_Toc1285211"/>
      <w:bookmarkStart w:id="345" w:name="_Toc1285301"/>
      <w:bookmarkStart w:id="346" w:name="_Toc1285773"/>
      <w:bookmarkStart w:id="347" w:name="_Toc1286322"/>
      <w:bookmarkStart w:id="348" w:name="_Toc1286640"/>
      <w:bookmarkStart w:id="349" w:name="_Toc1286836"/>
      <w:bookmarkStart w:id="350" w:name="_Toc1285212"/>
      <w:bookmarkStart w:id="351" w:name="_Toc1285302"/>
      <w:bookmarkStart w:id="352" w:name="_Toc1285774"/>
      <w:bookmarkStart w:id="353" w:name="_Toc1286323"/>
      <w:bookmarkStart w:id="354" w:name="_Toc1286641"/>
      <w:bookmarkStart w:id="355" w:name="_Toc1286837"/>
      <w:bookmarkStart w:id="356" w:name="_Toc1285218"/>
      <w:bookmarkStart w:id="357" w:name="_Toc1285308"/>
      <w:bookmarkStart w:id="358" w:name="_Toc1285780"/>
      <w:bookmarkStart w:id="359" w:name="_Toc1286329"/>
      <w:bookmarkStart w:id="360" w:name="_Toc1286647"/>
      <w:bookmarkStart w:id="361" w:name="_Toc1286843"/>
      <w:bookmarkStart w:id="362" w:name="_Toc1285309"/>
      <w:bookmarkStart w:id="363" w:name="_Toc1285781"/>
      <w:bookmarkStart w:id="364" w:name="_Toc1286330"/>
      <w:bookmarkStart w:id="365" w:name="_Toc1286648"/>
      <w:bookmarkStart w:id="366" w:name="_Toc1286844"/>
      <w:bookmarkEnd w:id="0"/>
      <w:bookmarkEnd w:id="1"/>
      <w:bookmarkEnd w:id="2"/>
      <w:bookmarkEnd w:id="3"/>
      <w:bookmarkEnd w:id="4"/>
      <w:bookmarkEnd w:id="5"/>
      <w:bookmarkEnd w:id="6"/>
      <w:bookmarkEnd w:id="7"/>
      <w:bookmarkEnd w:id="8"/>
      <w:bookmarkEnd w:id="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t>[6]</w:t>
      </w:r>
      <w:r>
        <w:tab/>
        <w:t xml:space="preserve">Planetary Data System (PDS) Registry Service Software Requirements and Design Document (SRD/SDD), Version </w:t>
      </w:r>
      <w:r w:rsidR="001623EB">
        <w:t>1.</w:t>
      </w:r>
      <w:ins w:id="367" w:author="Sean Hardman" w:date="2013-09-01T13:10:00Z">
        <w:r w:rsidR="00CA52FF">
          <w:t>1</w:t>
        </w:r>
      </w:ins>
      <w:del w:id="368" w:author="Sean Hardman" w:date="2013-09-01T13:10:00Z">
        <w:r w:rsidR="001623EB" w:rsidDel="00CA52FF">
          <w:delText>0</w:delText>
        </w:r>
      </w:del>
      <w:r>
        <w:t xml:space="preserve">, </w:t>
      </w:r>
      <w:del w:id="369" w:author="Sean Hardman" w:date="2013-09-01T13:10:00Z">
        <w:r w:rsidR="001623EB" w:rsidDel="00CA52FF">
          <w:delText>June 12, 2011</w:delText>
        </w:r>
      </w:del>
      <w:ins w:id="370" w:author="Sean Hardman" w:date="2013-09-01T13:10:00Z">
        <w:r w:rsidR="00CA52FF">
          <w:t>September 1, 2013</w:t>
        </w:r>
      </w:ins>
      <w:r>
        <w:t>.</w:t>
      </w:r>
    </w:p>
    <w:p w14:paraId="59F43A61" w14:textId="77777777" w:rsidR="0044093F" w:rsidRDefault="0044093F" w:rsidP="0044093F">
      <w:pPr>
        <w:ind w:left="720" w:hanging="720"/>
        <w:jc w:val="both"/>
      </w:pPr>
    </w:p>
    <w:p w14:paraId="097071DC" w14:textId="77777777" w:rsidR="0044093F" w:rsidRDefault="0044093F" w:rsidP="0044093F">
      <w:pPr>
        <w:ind w:left="720" w:hanging="720"/>
        <w:jc w:val="both"/>
      </w:pPr>
      <w:proofErr w:type="gramStart"/>
      <w:r>
        <w:t>[7</w:t>
      </w:r>
      <w:r w:rsidRPr="00A23D75">
        <w:t>]</w:t>
      </w:r>
      <w:r w:rsidRPr="00A23D75">
        <w:tab/>
      </w:r>
      <w:r w:rsidRPr="005A200A">
        <w:t>PDS4 Information Model Specification</w:t>
      </w:r>
      <w:r>
        <w:t xml:space="preserve">, </w:t>
      </w:r>
      <w:r w:rsidRPr="00CC0A39">
        <w:t>PDS4 Information Model Specification Team</w:t>
      </w:r>
      <w:r w:rsidRPr="00A23D75">
        <w:t>.</w:t>
      </w:r>
      <w:proofErr w:type="gramEnd"/>
    </w:p>
    <w:p w14:paraId="39CCB780" w14:textId="77777777" w:rsidR="0044093F" w:rsidRDefault="0044093F" w:rsidP="0044093F">
      <w:pPr>
        <w:jc w:val="both"/>
      </w:pPr>
    </w:p>
    <w:p w14:paraId="7DA87446" w14:textId="77777777" w:rsidR="0044093F" w:rsidRDefault="0044093F" w:rsidP="0044093F">
      <w:pPr>
        <w:pStyle w:val="Heading2"/>
      </w:pPr>
      <w:bookmarkStart w:id="371" w:name="_Toc239660553"/>
      <w:r>
        <w:t>Document Maintenance</w:t>
      </w:r>
      <w:bookmarkEnd w:id="371"/>
    </w:p>
    <w:p w14:paraId="4281AC46" w14:textId="77777777" w:rsidR="0044093F" w:rsidRDefault="0044093F" w:rsidP="0044093F">
      <w:pPr>
        <w:jc w:val="both"/>
      </w:pPr>
    </w:p>
    <w:p w14:paraId="03BAC33D" w14:textId="77777777" w:rsidR="0044093F" w:rsidRDefault="0044093F" w:rsidP="0044093F">
      <w:pPr>
        <w:jc w:val="both"/>
      </w:pPr>
      <w:r>
        <w:t>T</w:t>
      </w:r>
      <w:r w:rsidRPr="001E37F1">
        <w:t xml:space="preserve">he </w:t>
      </w:r>
      <w:r>
        <w:t>component design</w:t>
      </w:r>
      <w:r w:rsidRPr="001E37F1">
        <w:t xml:space="preserve"> will evolve over time and this document should reflect that evolution. </w:t>
      </w:r>
      <w:r>
        <w:t xml:space="preserve">This document is limited to design content because the specification content will be captured in separate documentation (e.g., Installation Guide, Operation Guide, etc.). </w:t>
      </w:r>
      <w:r w:rsidRPr="001E37F1">
        <w:t xml:space="preserve">This document </w:t>
      </w:r>
      <w:r>
        <w:t>is</w:t>
      </w:r>
      <w:r w:rsidRPr="001E37F1">
        <w:t xml:space="preserve"> under configuration control.</w:t>
      </w:r>
    </w:p>
    <w:p w14:paraId="2EE0AB6A" w14:textId="77777777" w:rsidR="0044093F" w:rsidRDefault="0044093F" w:rsidP="0044093F">
      <w:pPr>
        <w:jc w:val="both"/>
      </w:pPr>
    </w:p>
    <w:p w14:paraId="7C1CDA72" w14:textId="77777777" w:rsidR="0044093F" w:rsidRDefault="0044093F">
      <w:pPr>
        <w:pStyle w:val="Heading1"/>
      </w:pPr>
      <w:r>
        <w:rPr>
          <w:b w:val="0"/>
          <w:caps w:val="0"/>
          <w:sz w:val="24"/>
        </w:rPr>
        <w:br w:type="page"/>
      </w:r>
      <w:bookmarkStart w:id="372" w:name="_Toc24617168"/>
      <w:bookmarkStart w:id="373" w:name="_Toc239660554"/>
      <w:r w:rsidR="000F4D63">
        <w:lastRenderedPageBreak/>
        <w:t xml:space="preserve">Component </w:t>
      </w:r>
      <w:r>
        <w:t>Description</w:t>
      </w:r>
      <w:bookmarkEnd w:id="372"/>
      <w:bookmarkEnd w:id="373"/>
    </w:p>
    <w:p w14:paraId="79F5388D" w14:textId="77777777" w:rsidR="0044093F" w:rsidRDefault="0044093F" w:rsidP="0044093F">
      <w:pPr>
        <w:jc w:val="both"/>
      </w:pPr>
    </w:p>
    <w:p w14:paraId="4F878437" w14:textId="77777777" w:rsidR="0044093F" w:rsidRDefault="0044093F" w:rsidP="0044093F">
      <w:pPr>
        <w:jc w:val="both"/>
      </w:pPr>
      <w:r>
        <w:t>This tool provides functionality for</w:t>
      </w:r>
      <w:r w:rsidRPr="00DC4475">
        <w:t xml:space="preserve"> capturing and registering </w:t>
      </w:r>
      <w:r>
        <w:t>product</w:t>
      </w:r>
      <w:r w:rsidRPr="00DC4475">
        <w:t xml:space="preserve"> metadata</w:t>
      </w:r>
      <w:r>
        <w:t xml:space="preserve"> for the </w:t>
      </w:r>
      <w:del w:id="374" w:author="Sean Hardman" w:date="2013-09-01T13:08:00Z">
        <w:r w:rsidDel="00CA52FF">
          <w:delText>PDS 2010</w:delText>
        </w:r>
      </w:del>
      <w:ins w:id="375" w:author="Sean Hardman" w:date="2013-09-01T13:08:00Z">
        <w:r w:rsidR="00CA52FF">
          <w:t>PDS4</w:t>
        </w:r>
      </w:ins>
      <w:r>
        <w:t xml:space="preserve"> system (referred to as the “system” from this point forward). The tool will run locally at the Discipline Node to crawl the local data repository in order to discover products and register associated metadata with the Inventory service. The following diagram details the context of the Harvest tool within the system:</w:t>
      </w:r>
    </w:p>
    <w:p w14:paraId="1CE809B9" w14:textId="77777777" w:rsidR="0044093F" w:rsidRDefault="0044093F" w:rsidP="0044093F">
      <w:pPr>
        <w:jc w:val="both"/>
      </w:pPr>
    </w:p>
    <w:p w14:paraId="0CC9CC96" w14:textId="77777777" w:rsidR="0044093F" w:rsidRDefault="00541B5A" w:rsidP="0044093F">
      <w:pPr>
        <w:jc w:val="center"/>
      </w:pPr>
      <w:r>
        <w:rPr>
          <w:noProof/>
        </w:rPr>
        <w:drawing>
          <wp:inline distT="0" distB="0" distL="0" distR="0" wp14:anchorId="29D6944B" wp14:editId="2803C43C">
            <wp:extent cx="5486400" cy="4120515"/>
            <wp:effectExtent l="25400" t="0" r="0" b="0"/>
            <wp:docPr id="2" name="Picture 1" descr="pds2010_harvest_design_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harvest_design_context.jpg"/>
                    <pic:cNvPicPr/>
                  </pic:nvPicPr>
                  <pic:blipFill>
                    <a:blip r:embed="rId15"/>
                    <a:stretch>
                      <a:fillRect/>
                    </a:stretch>
                  </pic:blipFill>
                  <pic:spPr>
                    <a:xfrm>
                      <a:off x="0" y="0"/>
                      <a:ext cx="5486400" cy="4120515"/>
                    </a:xfrm>
                    <a:prstGeom prst="rect">
                      <a:avLst/>
                    </a:prstGeom>
                  </pic:spPr>
                </pic:pic>
              </a:graphicData>
            </a:graphic>
          </wp:inline>
        </w:drawing>
      </w:r>
    </w:p>
    <w:p w14:paraId="34BA49D2" w14:textId="77777777" w:rsidR="0044093F" w:rsidRDefault="0044093F" w:rsidP="0044093F">
      <w:pPr>
        <w:jc w:val="center"/>
      </w:pPr>
      <w:r>
        <w:t>Figure 1: Harvest Tool Context</w:t>
      </w:r>
    </w:p>
    <w:p w14:paraId="69AEC106" w14:textId="77777777" w:rsidR="0044093F" w:rsidRDefault="0044093F" w:rsidP="0044093F">
      <w:pPr>
        <w:jc w:val="both"/>
      </w:pPr>
    </w:p>
    <w:p w14:paraId="702FE4CF" w14:textId="77777777" w:rsidR="0044093F" w:rsidRDefault="0044093F" w:rsidP="0044093F">
      <w:pPr>
        <w:jc w:val="both"/>
      </w:pPr>
      <w:r>
        <w:t>Within the system, the Harvest tool is an infrastructure component. This means that there will not be any external interfaces to the tool. As depicted in the diagram above, the Harvest tool supports a single interface with the Inventory (Registry) service. This interface has a single purpose and that is to register products from a Discipline Node’s data repository to its associated Inventory service instance. The Inventory service is an instance of the Registry service that offers an Application Programming Interface (API) for interacting with that service. The details regarding the tool interface can be found in section 6.2.</w:t>
      </w:r>
    </w:p>
    <w:p w14:paraId="7869CD09" w14:textId="77777777" w:rsidR="0044093F" w:rsidRDefault="0044093F" w:rsidP="0044093F">
      <w:pPr>
        <w:jc w:val="both"/>
      </w:pPr>
    </w:p>
    <w:p w14:paraId="0DEBCB95" w14:textId="77777777" w:rsidR="0044093F" w:rsidRDefault="0044093F" w:rsidP="0044093F">
      <w:pPr>
        <w:jc w:val="both"/>
      </w:pPr>
      <w:r>
        <w:t xml:space="preserve">The Harvest tool provides the first line of metadata harvesting within the system in order to facilitate tracking of and access to products. The second line of </w:t>
      </w:r>
      <w:r>
        <w:lastRenderedPageBreak/>
        <w:t>harvesting occurs in the Search service where metadata from the Registry instances merges with metadata from other sources to generate search indices for targeted search applications.</w:t>
      </w:r>
    </w:p>
    <w:p w14:paraId="29EDC99A" w14:textId="77777777" w:rsidR="0044093F" w:rsidRDefault="0044093F" w:rsidP="0044093F">
      <w:pPr>
        <w:jc w:val="both"/>
      </w:pPr>
    </w:p>
    <w:p w14:paraId="225BF4CF" w14:textId="77777777" w:rsidR="0044093F" w:rsidRDefault="0044093F" w:rsidP="0044093F">
      <w:pPr>
        <w:jc w:val="both"/>
      </w:pPr>
      <w:r>
        <w:t>Although the current PDS system does not have a common Harvest tool, several of the Discipline Nodes have implemented Node-specific capabilities for their own local systems.</w:t>
      </w:r>
      <w:r w:rsidRPr="00BD0003">
        <w:t xml:space="preserve"> </w:t>
      </w:r>
      <w:r>
        <w:t xml:space="preserve">The tool defined in this document will provide the </w:t>
      </w:r>
      <w:del w:id="376" w:author="Sean Hardman" w:date="2013-09-01T13:08:00Z">
        <w:r w:rsidDel="00CA52FF">
          <w:delText>PDS 2010</w:delText>
        </w:r>
      </w:del>
      <w:ins w:id="377" w:author="Sean Hardman" w:date="2013-09-01T13:08:00Z">
        <w:r w:rsidR="00CA52FF">
          <w:t>PDS4</w:t>
        </w:r>
      </w:ins>
      <w:r>
        <w:t xml:space="preserve"> system with a common implementation of harvest and registration capabilities for use within the system.</w:t>
      </w:r>
    </w:p>
    <w:p w14:paraId="3CCB7733" w14:textId="77777777" w:rsidR="0044093F" w:rsidRDefault="0044093F" w:rsidP="0044093F">
      <w:pPr>
        <w:jc w:val="both"/>
      </w:pPr>
    </w:p>
    <w:p w14:paraId="64A8BCBC" w14:textId="77777777" w:rsidR="0044093F" w:rsidRDefault="0044093F" w:rsidP="0044093F">
      <w:pPr>
        <w:jc w:val="both"/>
      </w:pPr>
    </w:p>
    <w:p w14:paraId="385D7700" w14:textId="77777777" w:rsidR="0044093F" w:rsidRDefault="0044093F" w:rsidP="0044093F">
      <w:pPr>
        <w:pStyle w:val="Heading1"/>
      </w:pPr>
      <w:r>
        <w:br w:type="page"/>
      </w:r>
      <w:bookmarkStart w:id="378" w:name="_Toc239660555"/>
      <w:r>
        <w:lastRenderedPageBreak/>
        <w:t>Use Cases</w:t>
      </w:r>
      <w:bookmarkEnd w:id="378"/>
    </w:p>
    <w:p w14:paraId="74AB1AC1" w14:textId="77777777" w:rsidR="0044093F" w:rsidRDefault="0044093F" w:rsidP="0044093F">
      <w:pPr>
        <w:jc w:val="both"/>
      </w:pPr>
    </w:p>
    <w:p w14:paraId="632E638F" w14:textId="77777777" w:rsidR="0044093F" w:rsidRDefault="0044093F" w:rsidP="0044093F">
      <w:pPr>
        <w:jc w:val="both"/>
      </w:pPr>
      <w:r>
        <w:t>A use case represents a capability of the component and why the user (actor) interacts with the component. It should be at a high enough level so as not to reveal or imply the internal structure of the system. An actor is a</w:t>
      </w:r>
      <w:r w:rsidRPr="00C47997">
        <w:t xml:space="preserve">n object </w:t>
      </w:r>
      <w:r>
        <w:t xml:space="preserve">(e.g., person, application, etc.) </w:t>
      </w:r>
      <w:r w:rsidRPr="00C47997">
        <w:t xml:space="preserve">outside the scope of the </w:t>
      </w:r>
      <w:r>
        <w:t>component</w:t>
      </w:r>
      <w:r w:rsidRPr="00C47997">
        <w:t xml:space="preserve"> but </w:t>
      </w:r>
      <w:r>
        <w:t>interacts</w:t>
      </w:r>
      <w:r w:rsidRPr="00C47997">
        <w:t xml:space="preserve"> with the </w:t>
      </w:r>
      <w:r>
        <w:t>component</w:t>
      </w:r>
      <w:r w:rsidRPr="00C47997">
        <w:t xml:space="preserve">. </w:t>
      </w:r>
      <w:r>
        <w:t>This section captures the use cases for the Harvest tool based on the description of the component from the previous section. These use cases will be used in the derivation of requirements for the component. The following diagram details the use cases:</w:t>
      </w:r>
    </w:p>
    <w:p w14:paraId="05AE5220" w14:textId="77777777" w:rsidR="0044093F" w:rsidRDefault="0044093F" w:rsidP="0044093F">
      <w:pPr>
        <w:jc w:val="both"/>
      </w:pPr>
    </w:p>
    <w:p w14:paraId="0B913BB1" w14:textId="77777777" w:rsidR="0044093F" w:rsidRDefault="00F328F8" w:rsidP="0044093F">
      <w:pPr>
        <w:jc w:val="center"/>
      </w:pPr>
      <w:r>
        <w:rPr>
          <w:noProof/>
        </w:rPr>
        <w:drawing>
          <wp:inline distT="0" distB="0" distL="0" distR="0" wp14:anchorId="338BF41C" wp14:editId="1B20A67F">
            <wp:extent cx="5486400" cy="3937000"/>
            <wp:effectExtent l="25400" t="0" r="0" b="0"/>
            <wp:docPr id="3" name="Picture 3" descr="pds2010_harvest_design_use_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s2010_harvest_design_use_cases"/>
                    <pic:cNvPicPr>
                      <a:picLocks noChangeAspect="1" noChangeArrowheads="1"/>
                    </pic:cNvPicPr>
                  </pic:nvPicPr>
                  <pic:blipFill>
                    <a:blip r:embed="rId16"/>
                    <a:srcRect/>
                    <a:stretch>
                      <a:fillRect/>
                    </a:stretch>
                  </pic:blipFill>
                  <pic:spPr bwMode="auto">
                    <a:xfrm>
                      <a:off x="0" y="0"/>
                      <a:ext cx="5486400" cy="3937000"/>
                    </a:xfrm>
                    <a:prstGeom prst="rect">
                      <a:avLst/>
                    </a:prstGeom>
                    <a:noFill/>
                    <a:ln w="9525">
                      <a:noFill/>
                      <a:miter lim="800000"/>
                      <a:headEnd/>
                      <a:tailEnd/>
                    </a:ln>
                  </pic:spPr>
                </pic:pic>
              </a:graphicData>
            </a:graphic>
          </wp:inline>
        </w:drawing>
      </w:r>
    </w:p>
    <w:p w14:paraId="5DABB344" w14:textId="77777777" w:rsidR="0044093F" w:rsidRDefault="0044093F" w:rsidP="0044093F">
      <w:pPr>
        <w:jc w:val="center"/>
      </w:pPr>
      <w:r>
        <w:t>Figure 2: Harvest Tool Use Cases</w:t>
      </w:r>
    </w:p>
    <w:p w14:paraId="1F0919DD" w14:textId="77777777" w:rsidR="0044093F" w:rsidRDefault="0044093F" w:rsidP="0044093F">
      <w:pPr>
        <w:jc w:val="both"/>
      </w:pPr>
    </w:p>
    <w:p w14:paraId="3B31E4D0" w14:textId="77777777" w:rsidR="0044093F" w:rsidRDefault="0044093F" w:rsidP="0044093F">
      <w:pPr>
        <w:jc w:val="both"/>
      </w:pPr>
      <w:r>
        <w:t>The above diagram identifies the following actors (represented as stick figures):</w:t>
      </w:r>
    </w:p>
    <w:p w14:paraId="0423DBE1" w14:textId="77777777" w:rsidR="0044093F" w:rsidRDefault="0044093F" w:rsidP="0044093F">
      <w:pPr>
        <w:jc w:val="both"/>
      </w:pPr>
    </w:p>
    <w:p w14:paraId="6EB6F1D2" w14:textId="77777777" w:rsidR="0044093F" w:rsidRPr="00335999" w:rsidRDefault="0044093F" w:rsidP="0044093F">
      <w:pPr>
        <w:ind w:left="720"/>
        <w:jc w:val="both"/>
        <w:rPr>
          <w:b/>
        </w:rPr>
      </w:pPr>
      <w:r w:rsidRPr="00335999">
        <w:rPr>
          <w:b/>
        </w:rPr>
        <w:t>Data Engineer</w:t>
      </w:r>
    </w:p>
    <w:p w14:paraId="7B67F022" w14:textId="77777777" w:rsidR="0044093F" w:rsidRDefault="0044093F" w:rsidP="0044093F">
      <w:pPr>
        <w:ind w:left="720"/>
        <w:jc w:val="both"/>
      </w:pPr>
      <w:r>
        <w:t>This actor represents a portion of the PDS Technical group that curates the data before and after it enters the PDS system.</w:t>
      </w:r>
    </w:p>
    <w:p w14:paraId="5D744974" w14:textId="77777777" w:rsidR="0044093F" w:rsidRDefault="0044093F" w:rsidP="0044093F">
      <w:pPr>
        <w:ind w:left="720"/>
        <w:jc w:val="both"/>
      </w:pPr>
    </w:p>
    <w:p w14:paraId="5132BFC8" w14:textId="77777777" w:rsidR="0044093F" w:rsidRPr="00335999" w:rsidRDefault="0044093F" w:rsidP="0044093F">
      <w:pPr>
        <w:ind w:left="720"/>
        <w:jc w:val="both"/>
        <w:rPr>
          <w:b/>
        </w:rPr>
      </w:pPr>
      <w:r w:rsidRPr="00335999">
        <w:rPr>
          <w:b/>
        </w:rPr>
        <w:t>Operator</w:t>
      </w:r>
    </w:p>
    <w:p w14:paraId="22F430ED" w14:textId="77777777" w:rsidR="0044093F" w:rsidRDefault="0044093F" w:rsidP="0044093F">
      <w:pPr>
        <w:ind w:left="720"/>
        <w:jc w:val="both"/>
      </w:pPr>
      <w:r>
        <w:t>This actor represents a portion of the PDS Technical group that is responsible for configuring and monitoring the system.</w:t>
      </w:r>
    </w:p>
    <w:p w14:paraId="0D05C2B3" w14:textId="77777777" w:rsidR="0044093F" w:rsidRDefault="0044093F" w:rsidP="0044093F">
      <w:pPr>
        <w:jc w:val="both"/>
      </w:pPr>
    </w:p>
    <w:p w14:paraId="310B1542" w14:textId="77777777" w:rsidR="0044093F" w:rsidRDefault="0044093F" w:rsidP="0044093F">
      <w:pPr>
        <w:jc w:val="both"/>
      </w:pPr>
      <w:r>
        <w:lastRenderedPageBreak/>
        <w:t>The following sections detail the use cases identified in the above diagram.</w:t>
      </w:r>
    </w:p>
    <w:p w14:paraId="113B62B7" w14:textId="77777777" w:rsidR="0044093F" w:rsidRDefault="0044093F" w:rsidP="0044093F">
      <w:pPr>
        <w:jc w:val="both"/>
      </w:pPr>
    </w:p>
    <w:p w14:paraId="2E46C2E0" w14:textId="77777777" w:rsidR="0044093F" w:rsidRDefault="0044093F" w:rsidP="0044093F">
      <w:pPr>
        <w:pStyle w:val="Heading2"/>
      </w:pPr>
      <w:bookmarkStart w:id="379" w:name="_Toc126053440"/>
      <w:bookmarkStart w:id="380" w:name="_Toc239660556"/>
      <w:r>
        <w:t>Manage Policy</w:t>
      </w:r>
      <w:bookmarkEnd w:id="379"/>
      <w:bookmarkEnd w:id="380"/>
    </w:p>
    <w:p w14:paraId="6BAECE49" w14:textId="77777777" w:rsidR="0044093F" w:rsidRDefault="0044093F" w:rsidP="0044093F">
      <w:pPr>
        <w:jc w:val="both"/>
      </w:pPr>
    </w:p>
    <w:p w14:paraId="2C2CA83A" w14:textId="77777777" w:rsidR="0044093F" w:rsidRDefault="0044093F" w:rsidP="0044093F">
      <w:pPr>
        <w:jc w:val="both"/>
      </w:pPr>
      <w:r>
        <w:t>The tool is policy driven with regard to how it discovers products and prepares metadata for those products. This use case pertains to the Operator actor.</w:t>
      </w:r>
    </w:p>
    <w:p w14:paraId="483E8D84" w14:textId="77777777" w:rsidR="0044093F" w:rsidRDefault="0044093F" w:rsidP="0044093F">
      <w:pPr>
        <w:jc w:val="both"/>
      </w:pPr>
    </w:p>
    <w:p w14:paraId="22C7CFA1" w14:textId="77777777" w:rsidR="0044093F" w:rsidRDefault="0044093F" w:rsidP="0044093F">
      <w:pPr>
        <w:numPr>
          <w:ilvl w:val="0"/>
          <w:numId w:val="37"/>
        </w:numPr>
        <w:jc w:val="both"/>
      </w:pPr>
      <w:r>
        <w:t>Operator accesses a configuration file for an instance of the Harvest tool.</w:t>
      </w:r>
    </w:p>
    <w:p w14:paraId="667522AF" w14:textId="77777777" w:rsidR="0044093F" w:rsidRDefault="0044093F" w:rsidP="0044093F">
      <w:pPr>
        <w:numPr>
          <w:ilvl w:val="0"/>
          <w:numId w:val="37"/>
        </w:numPr>
        <w:jc w:val="both"/>
      </w:pPr>
      <w:r>
        <w:t>Operator edits the configuration file specifying policy for identifying target products and mapping the product type to a corresponding type supported by the target Registry service instance.</w:t>
      </w:r>
    </w:p>
    <w:p w14:paraId="36C0938D" w14:textId="77777777" w:rsidR="0044093F" w:rsidRDefault="0044093F" w:rsidP="0044093F">
      <w:pPr>
        <w:numPr>
          <w:ilvl w:val="0"/>
          <w:numId w:val="37"/>
        </w:numPr>
        <w:jc w:val="both"/>
      </w:pPr>
      <w:r>
        <w:t>Operator saves the configuration file.</w:t>
      </w:r>
    </w:p>
    <w:p w14:paraId="14E96B5B" w14:textId="77777777" w:rsidR="0044093F" w:rsidRDefault="0044093F" w:rsidP="0044093F"/>
    <w:p w14:paraId="59C84172" w14:textId="77777777" w:rsidR="0044093F" w:rsidRDefault="0044093F" w:rsidP="0044093F">
      <w:pPr>
        <w:pStyle w:val="Heading2"/>
      </w:pPr>
      <w:bookmarkStart w:id="381" w:name="_Toc239660557"/>
      <w:r>
        <w:t>Register Latest</w:t>
      </w:r>
      <w:bookmarkEnd w:id="381"/>
    </w:p>
    <w:p w14:paraId="7283A5E0" w14:textId="77777777" w:rsidR="0044093F" w:rsidRDefault="0044093F" w:rsidP="0044093F">
      <w:pPr>
        <w:jc w:val="both"/>
      </w:pPr>
    </w:p>
    <w:p w14:paraId="3F7F7F0E" w14:textId="77777777" w:rsidR="0044093F" w:rsidRDefault="0044093F" w:rsidP="0044093F">
      <w:pPr>
        <w:jc w:val="both"/>
      </w:pPr>
      <w:r>
        <w:t>The tool runs in a mode where it wakes up periodically, inspects a target directory or directories and registers the latest products discovered. This use case pertains to the Data Engineer actor.</w:t>
      </w:r>
    </w:p>
    <w:p w14:paraId="193A1F85" w14:textId="77777777" w:rsidR="0044093F" w:rsidRDefault="0044093F" w:rsidP="0044093F">
      <w:pPr>
        <w:jc w:val="both"/>
      </w:pPr>
    </w:p>
    <w:p w14:paraId="65D7E637" w14:textId="77777777" w:rsidR="0044093F" w:rsidRDefault="0044093F" w:rsidP="0044093F">
      <w:pPr>
        <w:numPr>
          <w:ilvl w:val="0"/>
          <w:numId w:val="28"/>
        </w:numPr>
        <w:jc w:val="both"/>
      </w:pPr>
      <w:r>
        <w:t>Data Engineer executes the Harvest tool specifying the configuration file.</w:t>
      </w:r>
    </w:p>
    <w:p w14:paraId="26A7AEF6" w14:textId="77777777" w:rsidR="0044093F" w:rsidRDefault="0044093F" w:rsidP="0044093F">
      <w:pPr>
        <w:numPr>
          <w:ilvl w:val="0"/>
          <w:numId w:val="28"/>
        </w:numPr>
        <w:jc w:val="both"/>
      </w:pPr>
      <w:r>
        <w:t>Harvest tool searches for products in the target directory or directories (include Discover Product(s) use case).</w:t>
      </w:r>
    </w:p>
    <w:p w14:paraId="09EFEB30" w14:textId="77777777" w:rsidR="0044093F" w:rsidRDefault="0044093F" w:rsidP="0044093F">
      <w:pPr>
        <w:numPr>
          <w:ilvl w:val="0"/>
          <w:numId w:val="28"/>
        </w:numPr>
        <w:jc w:val="both"/>
      </w:pPr>
      <w:r>
        <w:t>Harvest tool prepares metadata for each discovered product (include Prepare Metadata use case).</w:t>
      </w:r>
    </w:p>
    <w:p w14:paraId="541E3F6B" w14:textId="77777777" w:rsidR="0044093F" w:rsidRDefault="0044093F" w:rsidP="0044093F">
      <w:pPr>
        <w:numPr>
          <w:ilvl w:val="0"/>
          <w:numId w:val="28"/>
        </w:numPr>
        <w:jc w:val="both"/>
      </w:pPr>
      <w:r>
        <w:t>Harvest tool registers each product with the target Registry service instance (include Submit Product use case).</w:t>
      </w:r>
    </w:p>
    <w:p w14:paraId="2773C171" w14:textId="77777777" w:rsidR="0044093F" w:rsidRDefault="0044093F" w:rsidP="0044093F">
      <w:pPr>
        <w:numPr>
          <w:ilvl w:val="0"/>
          <w:numId w:val="28"/>
        </w:numPr>
        <w:jc w:val="both"/>
      </w:pPr>
      <w:r>
        <w:t>Harvest tool sleeps the specified amount of time and then the scenario returns to step 2.</w:t>
      </w:r>
    </w:p>
    <w:p w14:paraId="1ED0D02A" w14:textId="77777777" w:rsidR="0044093F" w:rsidRDefault="0044093F" w:rsidP="0044093F">
      <w:pPr>
        <w:jc w:val="both"/>
      </w:pPr>
    </w:p>
    <w:p w14:paraId="4BCE9301" w14:textId="77777777" w:rsidR="0044093F" w:rsidRDefault="0044093F" w:rsidP="0044093F">
      <w:pPr>
        <w:pStyle w:val="Heading2"/>
      </w:pPr>
      <w:bookmarkStart w:id="382" w:name="_Toc239660558"/>
      <w:r>
        <w:t>Register Batch</w:t>
      </w:r>
      <w:bookmarkEnd w:id="382"/>
    </w:p>
    <w:p w14:paraId="4EEA6C99" w14:textId="77777777" w:rsidR="0044093F" w:rsidRDefault="0044093F" w:rsidP="0044093F">
      <w:pPr>
        <w:jc w:val="both"/>
      </w:pPr>
    </w:p>
    <w:p w14:paraId="1254FE41" w14:textId="77777777" w:rsidR="0044093F" w:rsidRDefault="0044093F" w:rsidP="0044093F">
      <w:pPr>
        <w:jc w:val="both"/>
      </w:pPr>
      <w:r>
        <w:t>The tool runs in a mode where it performs one pass against a target directory and registers the products discovered. This mode of execution is appropriate for registration of an entire collection of products. It gives the Data Engineer more control over the registration of products by allowing a batch to be registered and then reviewed in the registry before approval. This use case pertains to the Data Engineer actor.</w:t>
      </w:r>
    </w:p>
    <w:p w14:paraId="61AAC0D4" w14:textId="77777777" w:rsidR="0044093F" w:rsidRDefault="0044093F" w:rsidP="0044093F">
      <w:pPr>
        <w:jc w:val="both"/>
      </w:pPr>
    </w:p>
    <w:p w14:paraId="6EB46E36" w14:textId="77777777" w:rsidR="0044093F" w:rsidRDefault="0044093F" w:rsidP="0044093F">
      <w:pPr>
        <w:numPr>
          <w:ilvl w:val="0"/>
          <w:numId w:val="25"/>
        </w:numPr>
        <w:jc w:val="both"/>
      </w:pPr>
      <w:r>
        <w:t>Data Engineer executes the Harvest tool specifying the configuration file.</w:t>
      </w:r>
    </w:p>
    <w:p w14:paraId="1AF50EB9" w14:textId="77777777" w:rsidR="0044093F" w:rsidRDefault="0044093F" w:rsidP="0044093F">
      <w:pPr>
        <w:numPr>
          <w:ilvl w:val="0"/>
          <w:numId w:val="25"/>
        </w:numPr>
        <w:jc w:val="both"/>
      </w:pPr>
      <w:r>
        <w:t>Harvest tool searches for products in the target directory or directories (include Discover Product(s) use case).</w:t>
      </w:r>
    </w:p>
    <w:p w14:paraId="4642817C" w14:textId="77777777" w:rsidR="0044093F" w:rsidRDefault="0044093F" w:rsidP="0044093F">
      <w:pPr>
        <w:numPr>
          <w:ilvl w:val="0"/>
          <w:numId w:val="25"/>
        </w:numPr>
        <w:jc w:val="both"/>
      </w:pPr>
      <w:r>
        <w:t>Harvest tool prepares metadata for each discovered product (include Prepare Metadata use case).</w:t>
      </w:r>
    </w:p>
    <w:p w14:paraId="006E4752" w14:textId="77777777" w:rsidR="0044093F" w:rsidRDefault="0044093F" w:rsidP="0044093F">
      <w:pPr>
        <w:numPr>
          <w:ilvl w:val="0"/>
          <w:numId w:val="25"/>
        </w:numPr>
        <w:jc w:val="both"/>
      </w:pPr>
      <w:r>
        <w:t>Harvest tool registers each product with the target Registry service instance (include Submit Product use case).</w:t>
      </w:r>
    </w:p>
    <w:p w14:paraId="21B2BD07" w14:textId="77777777" w:rsidR="0044093F" w:rsidRDefault="0044093F" w:rsidP="0044093F">
      <w:pPr>
        <w:jc w:val="both"/>
      </w:pPr>
    </w:p>
    <w:p w14:paraId="610A7DC6" w14:textId="77777777" w:rsidR="0044093F" w:rsidRDefault="0044093F" w:rsidP="0044093F">
      <w:pPr>
        <w:pStyle w:val="Heading2"/>
      </w:pPr>
      <w:bookmarkStart w:id="383" w:name="_Toc239660559"/>
      <w:r>
        <w:t>Discover Product(s)</w:t>
      </w:r>
      <w:bookmarkEnd w:id="383"/>
    </w:p>
    <w:p w14:paraId="6A87FE2A" w14:textId="77777777" w:rsidR="0044093F" w:rsidRDefault="0044093F" w:rsidP="0044093F">
      <w:pPr>
        <w:jc w:val="both"/>
      </w:pPr>
    </w:p>
    <w:p w14:paraId="7E2E82B2" w14:textId="77777777" w:rsidR="0044093F" w:rsidRDefault="0044093F" w:rsidP="0044093F">
      <w:pPr>
        <w:jc w:val="both"/>
      </w:pPr>
      <w:r>
        <w:t>Products are discovered based on the directories where they reside and the names of the files that make up the product. There are two methods for product discovery. The first utilizes the manifest file that will accompany collections in PDS4. The second is with a regular expression. The configuration will specify both methods for the tool. This use case is included as part of the Register Latest and Register Batch use cases.</w:t>
      </w:r>
    </w:p>
    <w:p w14:paraId="5958E704" w14:textId="77777777" w:rsidR="0044093F" w:rsidRDefault="0044093F" w:rsidP="0044093F">
      <w:pPr>
        <w:jc w:val="both"/>
      </w:pPr>
    </w:p>
    <w:p w14:paraId="42A36423" w14:textId="77777777" w:rsidR="0044093F" w:rsidRDefault="0044093F" w:rsidP="0044093F">
      <w:pPr>
        <w:numPr>
          <w:ilvl w:val="0"/>
          <w:numId w:val="16"/>
        </w:numPr>
        <w:jc w:val="both"/>
      </w:pPr>
      <w:r>
        <w:t>Harvest tool obtains criteria for product discovery from the configuration file.</w:t>
      </w:r>
    </w:p>
    <w:p w14:paraId="11456AD5" w14:textId="77777777" w:rsidR="0044093F" w:rsidRDefault="0044093F" w:rsidP="0044093F">
      <w:pPr>
        <w:numPr>
          <w:ilvl w:val="0"/>
          <w:numId w:val="16"/>
        </w:numPr>
        <w:jc w:val="both"/>
      </w:pPr>
      <w:r>
        <w:t>Harvest tool traverses the target directory or directories searching for products that match the criteria.</w:t>
      </w:r>
    </w:p>
    <w:p w14:paraId="2F20383C" w14:textId="77777777" w:rsidR="0044093F" w:rsidRDefault="0044093F" w:rsidP="0044093F">
      <w:pPr>
        <w:numPr>
          <w:ilvl w:val="0"/>
          <w:numId w:val="16"/>
        </w:numPr>
        <w:jc w:val="both"/>
      </w:pPr>
      <w:r>
        <w:t>Harvest tool discovers candidate product(s).</w:t>
      </w:r>
    </w:p>
    <w:p w14:paraId="021A1AE3" w14:textId="77777777" w:rsidR="0044093F" w:rsidRDefault="0044093F" w:rsidP="0044093F">
      <w:pPr>
        <w:jc w:val="both"/>
      </w:pPr>
    </w:p>
    <w:p w14:paraId="3E8615B6" w14:textId="77777777" w:rsidR="0044093F" w:rsidRPr="00A77D74" w:rsidRDefault="0044093F" w:rsidP="0044093F">
      <w:pPr>
        <w:jc w:val="both"/>
        <w:rPr>
          <w:u w:val="single"/>
        </w:rPr>
      </w:pPr>
      <w:r w:rsidRPr="00A77D74">
        <w:rPr>
          <w:u w:val="single"/>
        </w:rPr>
        <w:t xml:space="preserve">Alternative: </w:t>
      </w:r>
      <w:r>
        <w:rPr>
          <w:u w:val="single"/>
        </w:rPr>
        <w:t>Previously Discovered Product</w:t>
      </w:r>
    </w:p>
    <w:p w14:paraId="38FBB725" w14:textId="77777777" w:rsidR="0044093F" w:rsidRDefault="0044093F" w:rsidP="0044093F">
      <w:pPr>
        <w:jc w:val="both"/>
      </w:pPr>
      <w:r>
        <w:t>At step 3, the tool has already registered the discovered product.</w:t>
      </w:r>
    </w:p>
    <w:p w14:paraId="2BADD09F" w14:textId="77777777" w:rsidR="0044093F" w:rsidRDefault="0044093F" w:rsidP="0044093F">
      <w:pPr>
        <w:numPr>
          <w:ilvl w:val="0"/>
          <w:numId w:val="32"/>
        </w:numPr>
        <w:jc w:val="both"/>
      </w:pPr>
      <w:r>
        <w:t>Harvest tool determines a previous registration for a candidate product and skips it.</w:t>
      </w:r>
    </w:p>
    <w:p w14:paraId="462936DB" w14:textId="77777777" w:rsidR="0044093F" w:rsidRDefault="0044093F" w:rsidP="0044093F">
      <w:pPr>
        <w:numPr>
          <w:ilvl w:val="0"/>
          <w:numId w:val="32"/>
        </w:numPr>
        <w:jc w:val="both"/>
      </w:pPr>
      <w:r>
        <w:t>Return to primary scenario at step 2.</w:t>
      </w:r>
    </w:p>
    <w:p w14:paraId="362A5A42" w14:textId="77777777" w:rsidR="0044093F" w:rsidRDefault="0044093F" w:rsidP="0044093F">
      <w:pPr>
        <w:jc w:val="both"/>
      </w:pPr>
    </w:p>
    <w:p w14:paraId="11D562A2" w14:textId="77777777" w:rsidR="0044093F" w:rsidRDefault="0044093F" w:rsidP="0044093F">
      <w:pPr>
        <w:pStyle w:val="Heading2"/>
      </w:pPr>
      <w:bookmarkStart w:id="384" w:name="_Toc239660560"/>
      <w:r>
        <w:t>Prepare Metadata</w:t>
      </w:r>
      <w:bookmarkEnd w:id="384"/>
    </w:p>
    <w:p w14:paraId="42358D5C" w14:textId="77777777" w:rsidR="0044093F" w:rsidRDefault="0044093F" w:rsidP="0044093F">
      <w:pPr>
        <w:jc w:val="both"/>
      </w:pPr>
    </w:p>
    <w:p w14:paraId="1B7CD838" w14:textId="77777777" w:rsidR="0044093F" w:rsidRDefault="0044093F" w:rsidP="0044093F">
      <w:pPr>
        <w:jc w:val="both"/>
      </w:pPr>
      <w:r>
        <w:t>Metadata is prepared for a discovered product based on the product type specified in the configuration file for the service. This use case is included as part of the Register Latest and Register Batch use cases.</w:t>
      </w:r>
    </w:p>
    <w:p w14:paraId="1F7F8EFF" w14:textId="77777777" w:rsidR="0044093F" w:rsidRDefault="0044093F" w:rsidP="0044093F">
      <w:pPr>
        <w:jc w:val="both"/>
      </w:pPr>
    </w:p>
    <w:p w14:paraId="7B9D9E61" w14:textId="77777777" w:rsidR="0044093F" w:rsidRDefault="0044093F" w:rsidP="0044093F">
      <w:pPr>
        <w:numPr>
          <w:ilvl w:val="0"/>
          <w:numId w:val="23"/>
        </w:numPr>
        <w:jc w:val="both"/>
      </w:pPr>
      <w:r>
        <w:t>Harvest tool determines the metadata for a product based on the product type.</w:t>
      </w:r>
    </w:p>
    <w:p w14:paraId="68D1F5F5" w14:textId="77777777" w:rsidR="0044093F" w:rsidRDefault="0044093F" w:rsidP="0044093F">
      <w:pPr>
        <w:numPr>
          <w:ilvl w:val="0"/>
          <w:numId w:val="23"/>
        </w:numPr>
        <w:jc w:val="both"/>
      </w:pPr>
      <w:r>
        <w:t>Harvest formats the metadata for submission to the Registry service.</w:t>
      </w:r>
    </w:p>
    <w:p w14:paraId="59D5A89F" w14:textId="77777777" w:rsidR="0044093F" w:rsidRDefault="0044093F" w:rsidP="0044093F">
      <w:pPr>
        <w:jc w:val="both"/>
      </w:pPr>
    </w:p>
    <w:p w14:paraId="74B2B5D3" w14:textId="77777777" w:rsidR="0044093F" w:rsidRDefault="0044093F" w:rsidP="0044093F">
      <w:pPr>
        <w:pStyle w:val="Heading2"/>
      </w:pPr>
      <w:bookmarkStart w:id="385" w:name="_Toc239660561"/>
      <w:r>
        <w:t>Submit Product</w:t>
      </w:r>
      <w:bookmarkEnd w:id="385"/>
    </w:p>
    <w:p w14:paraId="06F6463C" w14:textId="77777777" w:rsidR="0044093F" w:rsidRDefault="0044093F" w:rsidP="0044093F">
      <w:pPr>
        <w:jc w:val="both"/>
      </w:pPr>
    </w:p>
    <w:p w14:paraId="30F11289" w14:textId="77777777" w:rsidR="0044093F" w:rsidRDefault="0044093F" w:rsidP="0044093F">
      <w:pPr>
        <w:jc w:val="both"/>
      </w:pPr>
      <w:r>
        <w:t>A product and its associated metadata are submitted to the target instance of the Registry service.</w:t>
      </w:r>
      <w:r w:rsidRPr="00993BAA">
        <w:t xml:space="preserve"> </w:t>
      </w:r>
      <w:r>
        <w:t>This use case is included as part of the Register Latest and Register Batch use cases.</w:t>
      </w:r>
    </w:p>
    <w:p w14:paraId="2B60E817" w14:textId="77777777" w:rsidR="0044093F" w:rsidRDefault="0044093F" w:rsidP="0044093F">
      <w:pPr>
        <w:jc w:val="both"/>
      </w:pPr>
    </w:p>
    <w:p w14:paraId="3FB4776C" w14:textId="77777777" w:rsidR="0044093F" w:rsidRDefault="0044093F" w:rsidP="0044093F">
      <w:pPr>
        <w:numPr>
          <w:ilvl w:val="0"/>
          <w:numId w:val="34"/>
        </w:numPr>
        <w:jc w:val="both"/>
      </w:pPr>
      <w:r>
        <w:t>Harvest tool authenticates for access to the Registry service API (include Security service Authenticate User use case).</w:t>
      </w:r>
    </w:p>
    <w:p w14:paraId="09564580" w14:textId="77777777" w:rsidR="0044093F" w:rsidRDefault="0044093F" w:rsidP="0044093F">
      <w:pPr>
        <w:numPr>
          <w:ilvl w:val="0"/>
          <w:numId w:val="34"/>
        </w:numPr>
        <w:jc w:val="both"/>
      </w:pPr>
      <w:r>
        <w:t>Harvest tool submits the associated metadata for a product for registration via the Registry service API.</w:t>
      </w:r>
    </w:p>
    <w:p w14:paraId="4DB4FC1E" w14:textId="77777777" w:rsidR="0044093F" w:rsidRDefault="0044093F" w:rsidP="0044093F">
      <w:pPr>
        <w:numPr>
          <w:ilvl w:val="0"/>
          <w:numId w:val="34"/>
        </w:numPr>
        <w:jc w:val="both"/>
      </w:pPr>
      <w:r>
        <w:t>Registry service responds with a successful status regarding the registration and the global unique identifier for the product.</w:t>
      </w:r>
    </w:p>
    <w:p w14:paraId="3338E2B7" w14:textId="77777777" w:rsidR="0044093F" w:rsidRDefault="0044093F" w:rsidP="0044093F">
      <w:pPr>
        <w:numPr>
          <w:ilvl w:val="0"/>
          <w:numId w:val="34"/>
        </w:numPr>
        <w:jc w:val="both"/>
      </w:pPr>
      <w:r>
        <w:t>Harvest tool logs the registration.</w:t>
      </w:r>
    </w:p>
    <w:p w14:paraId="285E5BD3" w14:textId="77777777" w:rsidR="0044093F" w:rsidRDefault="0044093F" w:rsidP="0044093F">
      <w:pPr>
        <w:jc w:val="both"/>
      </w:pPr>
    </w:p>
    <w:p w14:paraId="46F58338" w14:textId="77777777" w:rsidR="0044093F" w:rsidRPr="00A77D74" w:rsidRDefault="0044093F" w:rsidP="0044093F">
      <w:pPr>
        <w:jc w:val="both"/>
        <w:rPr>
          <w:u w:val="single"/>
        </w:rPr>
      </w:pPr>
      <w:r w:rsidRPr="00A77D74">
        <w:rPr>
          <w:u w:val="single"/>
        </w:rPr>
        <w:t xml:space="preserve">Alternative: </w:t>
      </w:r>
      <w:r>
        <w:rPr>
          <w:u w:val="single"/>
        </w:rPr>
        <w:t>Product Registration Fails</w:t>
      </w:r>
    </w:p>
    <w:p w14:paraId="53B7E5D1" w14:textId="77777777" w:rsidR="0044093F" w:rsidRDefault="0044093F" w:rsidP="0044093F">
      <w:pPr>
        <w:jc w:val="both"/>
      </w:pPr>
      <w:r>
        <w:t>At step 2, the product registration fails for any number of reasons.</w:t>
      </w:r>
    </w:p>
    <w:p w14:paraId="50F86109" w14:textId="77777777" w:rsidR="0044093F" w:rsidRDefault="0044093F" w:rsidP="0044093F">
      <w:pPr>
        <w:numPr>
          <w:ilvl w:val="0"/>
          <w:numId w:val="38"/>
        </w:numPr>
        <w:jc w:val="both"/>
      </w:pPr>
      <w:r>
        <w:t>Registry service returns an exception with cause of failure.</w:t>
      </w:r>
    </w:p>
    <w:p w14:paraId="63AF7580" w14:textId="77777777" w:rsidR="0044093F" w:rsidRDefault="0044093F" w:rsidP="0044093F">
      <w:pPr>
        <w:numPr>
          <w:ilvl w:val="0"/>
          <w:numId w:val="38"/>
        </w:numPr>
        <w:jc w:val="both"/>
      </w:pPr>
      <w:r>
        <w:t>Harvest tool logs the exception.</w:t>
      </w:r>
    </w:p>
    <w:p w14:paraId="5D3BAA88" w14:textId="77777777" w:rsidR="0044093F" w:rsidRDefault="0044093F" w:rsidP="0044093F">
      <w:pPr>
        <w:jc w:val="both"/>
      </w:pPr>
    </w:p>
    <w:p w14:paraId="550A06FC" w14:textId="77777777" w:rsidR="0044093F" w:rsidRDefault="0044093F" w:rsidP="0044093F"/>
    <w:p w14:paraId="7CBADABE" w14:textId="77777777" w:rsidR="0044093F" w:rsidRDefault="0044093F">
      <w:pPr>
        <w:pStyle w:val="Heading1"/>
      </w:pPr>
      <w:r w:rsidRPr="00993BAA">
        <w:br w:type="page"/>
      </w:r>
      <w:bookmarkStart w:id="386" w:name="_Toc24617169"/>
      <w:bookmarkStart w:id="387" w:name="_Toc239660562"/>
      <w:r>
        <w:lastRenderedPageBreak/>
        <w:t>Requirements</w:t>
      </w:r>
      <w:bookmarkEnd w:id="386"/>
      <w:bookmarkEnd w:id="387"/>
    </w:p>
    <w:p w14:paraId="2766AC20" w14:textId="77777777" w:rsidR="0044093F" w:rsidRDefault="0044093F" w:rsidP="0044093F">
      <w:pPr>
        <w:jc w:val="both"/>
      </w:pPr>
    </w:p>
    <w:p w14:paraId="28E62044" w14:textId="77777777" w:rsidR="0044093F" w:rsidRDefault="0044093F" w:rsidP="0044093F">
      <w:pPr>
        <w:jc w:val="both"/>
      </w:pPr>
      <w:r>
        <w:t xml:space="preserve">The architecture definition phase of the </w:t>
      </w:r>
      <w:del w:id="388" w:author="Sean Hardman" w:date="2013-09-01T13:08:00Z">
        <w:r w:rsidDel="00CA52FF">
          <w:delText>PDS 2010</w:delText>
        </w:r>
      </w:del>
      <w:ins w:id="389" w:author="Sean Hardman" w:date="2013-09-01T13:08:00Z">
        <w:r w:rsidR="00CA52FF">
          <w:t>PDS4</w:t>
        </w:r>
      </w:ins>
      <w:r>
        <w:t xml:space="preserve"> project resulted in the decomposition of the system into several elements [3]. The Harvest tool derives from the Catalog/Data Management element, which was derived from requirements </w:t>
      </w:r>
      <w:proofErr w:type="gramStart"/>
      <w:r>
        <w:t>2.6</w:t>
      </w:r>
      <w:proofErr w:type="gramEnd"/>
      <w:r>
        <w:t xml:space="preserve"> and 2.2.2 of the PDS Level 1, 2, and 3 Requirements document [1]. The following level 3 requirements are relevant to this tool:</w:t>
      </w:r>
    </w:p>
    <w:p w14:paraId="1F70A5F9" w14:textId="77777777" w:rsidR="0044093F" w:rsidRDefault="0044093F" w:rsidP="0044093F">
      <w:pPr>
        <w:jc w:val="both"/>
      </w:pPr>
    </w:p>
    <w:p w14:paraId="3F9C100F" w14:textId="77777777" w:rsidR="0044093F" w:rsidRDefault="0044093F" w:rsidP="0044093F">
      <w:pPr>
        <w:ind w:left="360"/>
        <w:jc w:val="both"/>
      </w:pPr>
      <w:r w:rsidRPr="002965BA">
        <w:rPr>
          <w:b/>
        </w:rPr>
        <w:t>2.2.2</w:t>
      </w:r>
      <w:r>
        <w:tab/>
      </w:r>
      <w:r w:rsidRPr="003D2806">
        <w:t>PDS will track the status of data deliveries from data providers through the PDS to the deep archive</w:t>
      </w:r>
    </w:p>
    <w:p w14:paraId="6120D7AE" w14:textId="77777777" w:rsidR="0044093F" w:rsidRDefault="0044093F" w:rsidP="0044093F">
      <w:pPr>
        <w:ind w:left="360"/>
        <w:jc w:val="both"/>
      </w:pPr>
      <w:r w:rsidRPr="002965BA">
        <w:rPr>
          <w:b/>
        </w:rPr>
        <w:t>2.6.2</w:t>
      </w:r>
      <w:r>
        <w:tab/>
        <w:t>PDS will design and implement a catalog system for managing information about the holdings of the PDS</w:t>
      </w:r>
    </w:p>
    <w:p w14:paraId="43FF0BF2" w14:textId="77777777" w:rsidR="00BC2806" w:rsidRDefault="00BC2806" w:rsidP="00BC2806">
      <w:pPr>
        <w:jc w:val="both"/>
      </w:pPr>
    </w:p>
    <w:p w14:paraId="2A7A25AC" w14:textId="77777777" w:rsidR="00BC2806" w:rsidRDefault="00634CF2" w:rsidP="00BC2806">
      <w:pPr>
        <w:jc w:val="both"/>
      </w:pPr>
      <w:r>
        <w:t xml:space="preserve">In addition to the level 4 and 5 requirements specified below, the Harvest tool must also </w:t>
      </w:r>
      <w:r w:rsidR="00046669">
        <w:t>comply with the general tool-based requirements found in the General System SRD document [5].</w:t>
      </w:r>
    </w:p>
    <w:p w14:paraId="2B03FA66" w14:textId="77777777" w:rsidR="00BC2806" w:rsidRDefault="00BC2806" w:rsidP="00BC2806">
      <w:pPr>
        <w:jc w:val="both"/>
      </w:pPr>
    </w:p>
    <w:p w14:paraId="52A9D666" w14:textId="77777777" w:rsidR="0044093F" w:rsidRDefault="0044093F" w:rsidP="0044093F">
      <w:pPr>
        <w:pStyle w:val="Heading2"/>
      </w:pPr>
      <w:bookmarkStart w:id="390" w:name="_Toc239660563"/>
      <w:r>
        <w:t>Level 4 Requirements</w:t>
      </w:r>
      <w:bookmarkEnd w:id="390"/>
    </w:p>
    <w:p w14:paraId="5892DB7F" w14:textId="77777777" w:rsidR="0044093F" w:rsidRPr="00B1063A" w:rsidRDefault="0044093F" w:rsidP="0044093F">
      <w:pPr>
        <w:jc w:val="both"/>
      </w:pPr>
    </w:p>
    <w:p w14:paraId="14FB8C2D" w14:textId="77777777" w:rsidR="0044093F" w:rsidRPr="00B1063A" w:rsidRDefault="0044093F" w:rsidP="0044093F">
      <w:pPr>
        <w:jc w:val="both"/>
      </w:pPr>
      <w:r>
        <w:t>The level four requirements in PDS represent subsystem</w:t>
      </w:r>
      <w:r w:rsidR="00C457D8">
        <w:t xml:space="preserve"> or</w:t>
      </w:r>
      <w:r>
        <w:t xml:space="preserve"> component requirements at a high level. The following requirements pertain to the Harvest tool:</w:t>
      </w:r>
    </w:p>
    <w:p w14:paraId="113D698D" w14:textId="77777777" w:rsidR="0044093F" w:rsidRPr="00B1063A" w:rsidRDefault="0044093F" w:rsidP="0044093F">
      <w:pPr>
        <w:jc w:val="both"/>
      </w:pPr>
    </w:p>
    <w:p w14:paraId="7C06F978" w14:textId="77777777" w:rsidR="0044093F" w:rsidRDefault="0044093F" w:rsidP="0044093F">
      <w:pPr>
        <w:jc w:val="both"/>
      </w:pPr>
      <w:r>
        <w:rPr>
          <w:b/>
        </w:rPr>
        <w:t>L4.REG</w:t>
      </w:r>
      <w:r w:rsidRPr="00965132">
        <w:rPr>
          <w:b/>
        </w:rPr>
        <w:t>.</w:t>
      </w:r>
      <w:r>
        <w:rPr>
          <w:b/>
        </w:rPr>
        <w:t>3</w:t>
      </w:r>
      <w:r w:rsidRPr="00965132">
        <w:t xml:space="preserve"> - </w:t>
      </w:r>
      <w:r w:rsidRPr="00B328C1">
        <w:t xml:space="preserve">The </w:t>
      </w:r>
      <w:r>
        <w:t>system</w:t>
      </w:r>
      <w:r w:rsidRPr="00B328C1">
        <w:t xml:space="preserve"> shall</w:t>
      </w:r>
      <w:r>
        <w:t xml:space="preserve"> register artifacts of a data delivery into an instance of the registry. (2.2.2, 2.6.2</w:t>
      </w:r>
      <w:r w:rsidRPr="00965132">
        <w:t>)</w:t>
      </w:r>
    </w:p>
    <w:p w14:paraId="329D7A17" w14:textId="77777777" w:rsidR="0044093F" w:rsidRDefault="0044093F" w:rsidP="0044093F">
      <w:pPr>
        <w:jc w:val="both"/>
      </w:pPr>
    </w:p>
    <w:p w14:paraId="5E6183D1" w14:textId="77777777" w:rsidR="0044093F" w:rsidRPr="00BB0990" w:rsidRDefault="0044093F" w:rsidP="0044093F">
      <w:pPr>
        <w:ind w:left="720"/>
        <w:jc w:val="both"/>
        <w:rPr>
          <w:sz w:val="20"/>
        </w:rPr>
      </w:pPr>
      <w:r>
        <w:rPr>
          <w:sz w:val="20"/>
        </w:rPr>
        <w:t>A data delivery consists of products (artifacts) including but not limited to data, document and software.</w:t>
      </w:r>
    </w:p>
    <w:p w14:paraId="5E0AE35B" w14:textId="77777777" w:rsidR="0044093F" w:rsidRDefault="0044093F" w:rsidP="0044093F">
      <w:pPr>
        <w:jc w:val="both"/>
      </w:pPr>
    </w:p>
    <w:p w14:paraId="62C1129E" w14:textId="77777777" w:rsidR="0044093F" w:rsidRDefault="0044093F" w:rsidP="0044093F">
      <w:pPr>
        <w:jc w:val="both"/>
      </w:pPr>
      <w:r>
        <w:t>Requirements L4.REG.1, L4.REG.2 and L4.REG.</w:t>
      </w:r>
      <w:r w:rsidR="00634CF2">
        <w:t>4</w:t>
      </w:r>
      <w:r>
        <w:t xml:space="preserve"> are defined in the Registry Service SRD/SDD document [6].</w:t>
      </w:r>
    </w:p>
    <w:p w14:paraId="23F41B34" w14:textId="77777777" w:rsidR="0044093F" w:rsidRPr="00CA0B82" w:rsidRDefault="0044093F" w:rsidP="0044093F">
      <w:pPr>
        <w:jc w:val="both"/>
      </w:pPr>
    </w:p>
    <w:p w14:paraId="66C471A1" w14:textId="77777777" w:rsidR="0044093F" w:rsidRDefault="0044093F" w:rsidP="0044093F">
      <w:pPr>
        <w:pStyle w:val="Heading2"/>
      </w:pPr>
      <w:bookmarkStart w:id="391" w:name="_Toc239660564"/>
      <w:r>
        <w:t>Level 5 Requirements</w:t>
      </w:r>
      <w:bookmarkEnd w:id="391"/>
    </w:p>
    <w:p w14:paraId="1948223B" w14:textId="77777777" w:rsidR="0044093F" w:rsidRDefault="0044093F" w:rsidP="0044093F">
      <w:pPr>
        <w:jc w:val="both"/>
      </w:pPr>
    </w:p>
    <w:p w14:paraId="7F55E4C2" w14:textId="77777777" w:rsidR="0044093F" w:rsidRDefault="0044093F" w:rsidP="0044093F">
      <w:pPr>
        <w:jc w:val="both"/>
      </w:pPr>
      <w:r>
        <w:t>The level five requirements in PDS represent subsystem</w:t>
      </w:r>
      <w:r w:rsidR="00C457D8">
        <w:t xml:space="preserve"> or</w:t>
      </w:r>
      <w:r>
        <w:t xml:space="preserve"> component requirements at a detailed level. The following requirements pertain to the Harvest tool:</w:t>
      </w:r>
    </w:p>
    <w:p w14:paraId="1D35D094" w14:textId="77777777" w:rsidR="0044093F" w:rsidRDefault="0044093F" w:rsidP="0044093F">
      <w:pPr>
        <w:jc w:val="both"/>
      </w:pPr>
    </w:p>
    <w:p w14:paraId="348F7909" w14:textId="77777777" w:rsidR="0044093F" w:rsidRDefault="0044093F" w:rsidP="0044093F">
      <w:pPr>
        <w:jc w:val="both"/>
      </w:pPr>
      <w:r>
        <w:rPr>
          <w:b/>
        </w:rPr>
        <w:t>L5.HVT</w:t>
      </w:r>
      <w:r w:rsidRPr="00965132">
        <w:rPr>
          <w:b/>
        </w:rPr>
        <w:t>.</w:t>
      </w:r>
      <w:r>
        <w:rPr>
          <w:b/>
        </w:rPr>
        <w:t>1</w:t>
      </w:r>
      <w:r w:rsidRPr="00965132">
        <w:t xml:space="preserve"> - </w:t>
      </w:r>
      <w:r>
        <w:t>The tool shall accept a configuration file specifying policy for tool behavior. (L4.REG.3, UC 3.1</w:t>
      </w:r>
      <w:r w:rsidRPr="00965132">
        <w:t>)</w:t>
      </w:r>
    </w:p>
    <w:p w14:paraId="7F231BBE" w14:textId="77777777" w:rsidR="0044093F" w:rsidRDefault="0044093F" w:rsidP="0044093F">
      <w:pPr>
        <w:jc w:val="both"/>
      </w:pPr>
    </w:p>
    <w:p w14:paraId="00EC4130" w14:textId="77777777" w:rsidR="0044093F" w:rsidRDefault="0044093F" w:rsidP="0044093F">
      <w:pPr>
        <w:jc w:val="both"/>
      </w:pPr>
      <w:r>
        <w:rPr>
          <w:b/>
        </w:rPr>
        <w:t>L5.HVT</w:t>
      </w:r>
      <w:r w:rsidRPr="00965132">
        <w:rPr>
          <w:b/>
        </w:rPr>
        <w:t>.</w:t>
      </w:r>
      <w:r>
        <w:rPr>
          <w:b/>
        </w:rPr>
        <w:t>2</w:t>
      </w:r>
      <w:r w:rsidRPr="00965132">
        <w:t xml:space="preserve"> - </w:t>
      </w:r>
      <w:r>
        <w:t>The tool shall provide a command-line interface for execution. (L4.REG.3, UC 3.2, UC 3.3</w:t>
      </w:r>
      <w:r w:rsidRPr="00965132">
        <w:t>)</w:t>
      </w:r>
    </w:p>
    <w:p w14:paraId="028D76FA" w14:textId="77777777" w:rsidR="0044093F" w:rsidRDefault="0044093F" w:rsidP="0044093F">
      <w:pPr>
        <w:jc w:val="both"/>
      </w:pPr>
    </w:p>
    <w:p w14:paraId="081A1291" w14:textId="77777777" w:rsidR="0044093F" w:rsidRDefault="0044093F" w:rsidP="0044093F">
      <w:pPr>
        <w:jc w:val="both"/>
      </w:pPr>
      <w:r>
        <w:rPr>
          <w:b/>
        </w:rPr>
        <w:lastRenderedPageBreak/>
        <w:t>L5.HVT</w:t>
      </w:r>
      <w:r w:rsidRPr="00965132">
        <w:rPr>
          <w:b/>
        </w:rPr>
        <w:t>.</w:t>
      </w:r>
      <w:r>
        <w:rPr>
          <w:b/>
        </w:rPr>
        <w:t>3</w:t>
      </w:r>
      <w:r w:rsidRPr="00965132">
        <w:t xml:space="preserve"> - </w:t>
      </w:r>
      <w:r>
        <w:t>The tool shall execute from a scheduler. (L4.REG.3, UC 3.2</w:t>
      </w:r>
      <w:r w:rsidRPr="00965132">
        <w:t>)</w:t>
      </w:r>
    </w:p>
    <w:p w14:paraId="6B46F70F" w14:textId="77777777" w:rsidR="0044093F" w:rsidRDefault="0044093F" w:rsidP="0044093F">
      <w:pPr>
        <w:jc w:val="both"/>
      </w:pPr>
    </w:p>
    <w:p w14:paraId="1C80FCB9" w14:textId="77777777" w:rsidR="0044093F" w:rsidRDefault="0044093F" w:rsidP="0044093F">
      <w:pPr>
        <w:jc w:val="both"/>
      </w:pPr>
      <w:r>
        <w:rPr>
          <w:b/>
        </w:rPr>
        <w:t>L5.HVT</w:t>
      </w:r>
      <w:r w:rsidRPr="00965132">
        <w:rPr>
          <w:b/>
        </w:rPr>
        <w:t>.</w:t>
      </w:r>
      <w:r>
        <w:rPr>
          <w:b/>
        </w:rPr>
        <w:t>4</w:t>
      </w:r>
      <w:r w:rsidRPr="00965132">
        <w:t xml:space="preserve"> - </w:t>
      </w:r>
      <w:r>
        <w:t>The tool shall recursively traverse the specified directory or directories</w:t>
      </w:r>
      <w:r w:rsidRPr="00FA1F99">
        <w:t xml:space="preserve"> </w:t>
      </w:r>
      <w:r>
        <w:t>in order to identify candidate products for registration. (L4.REG.3, UC 3.4</w:t>
      </w:r>
      <w:r w:rsidRPr="00965132">
        <w:t>)</w:t>
      </w:r>
    </w:p>
    <w:p w14:paraId="1B6C12E9" w14:textId="77777777" w:rsidR="0044093F" w:rsidRDefault="0044093F" w:rsidP="0044093F">
      <w:pPr>
        <w:jc w:val="both"/>
      </w:pPr>
    </w:p>
    <w:p w14:paraId="1C1E35FC" w14:textId="77777777" w:rsidR="0044093F" w:rsidRDefault="0044093F" w:rsidP="0044093F">
      <w:pPr>
        <w:jc w:val="both"/>
      </w:pPr>
      <w:r>
        <w:rPr>
          <w:b/>
        </w:rPr>
        <w:t>L5.HVT</w:t>
      </w:r>
      <w:r w:rsidRPr="00965132">
        <w:rPr>
          <w:b/>
        </w:rPr>
        <w:t>.</w:t>
      </w:r>
      <w:r>
        <w:rPr>
          <w:b/>
        </w:rPr>
        <w:t>5</w:t>
      </w:r>
      <w:r w:rsidRPr="00965132">
        <w:t xml:space="preserve"> - </w:t>
      </w:r>
      <w:r>
        <w:t>The tool shall determine candidate products for registration through a combination of the following: (L4.REG.3, UC 3.4</w:t>
      </w:r>
      <w:r w:rsidRPr="00965132">
        <w:t>)</w:t>
      </w:r>
    </w:p>
    <w:p w14:paraId="4E09C702" w14:textId="77777777" w:rsidR="0044093F" w:rsidRDefault="0044093F" w:rsidP="0044093F">
      <w:pPr>
        <w:jc w:val="both"/>
      </w:pPr>
    </w:p>
    <w:p w14:paraId="682475FC" w14:textId="77777777" w:rsidR="0044093F" w:rsidRDefault="0044093F" w:rsidP="0044093F">
      <w:pPr>
        <w:numPr>
          <w:ilvl w:val="0"/>
          <w:numId w:val="42"/>
        </w:numPr>
        <w:jc w:val="both"/>
      </w:pPr>
      <w:r>
        <w:t>The product is listed in a manifest file residing in the target directory.</w:t>
      </w:r>
    </w:p>
    <w:p w14:paraId="59CF31B7" w14:textId="77777777" w:rsidR="0044093F" w:rsidRDefault="0044093F" w:rsidP="0044093F">
      <w:pPr>
        <w:numPr>
          <w:ilvl w:val="0"/>
          <w:numId w:val="42"/>
        </w:numPr>
        <w:jc w:val="both"/>
      </w:pPr>
      <w:r>
        <w:t>The product matches the specified file naming convention from the configuration file.</w:t>
      </w:r>
    </w:p>
    <w:p w14:paraId="7CB32C44" w14:textId="77777777" w:rsidR="0044093F" w:rsidRDefault="0044093F" w:rsidP="0044093F">
      <w:pPr>
        <w:numPr>
          <w:ilvl w:val="0"/>
          <w:numId w:val="42"/>
        </w:numPr>
        <w:jc w:val="both"/>
      </w:pPr>
      <w:r>
        <w:t>A previously registered product has been modified.</w:t>
      </w:r>
    </w:p>
    <w:p w14:paraId="00B63766" w14:textId="77777777" w:rsidR="0044093F" w:rsidRDefault="0044093F" w:rsidP="0044093F">
      <w:pPr>
        <w:jc w:val="both"/>
      </w:pPr>
    </w:p>
    <w:p w14:paraId="6977FFEC" w14:textId="77777777" w:rsidR="0044093F" w:rsidRDefault="0044093F" w:rsidP="0044093F">
      <w:pPr>
        <w:jc w:val="both"/>
      </w:pPr>
      <w:r>
        <w:rPr>
          <w:b/>
        </w:rPr>
        <w:t>L5.HVT</w:t>
      </w:r>
      <w:r w:rsidRPr="00965132">
        <w:rPr>
          <w:b/>
        </w:rPr>
        <w:t>.</w:t>
      </w:r>
      <w:r>
        <w:rPr>
          <w:b/>
        </w:rPr>
        <w:t>6</w:t>
      </w:r>
      <w:r w:rsidRPr="00965132">
        <w:t xml:space="preserve"> - </w:t>
      </w:r>
      <w:r>
        <w:t>The tool shall capture metadata for a candidate product specified by the product type. (L4.REG.3, UC 3.5</w:t>
      </w:r>
      <w:r w:rsidRPr="00965132">
        <w:t>)</w:t>
      </w:r>
    </w:p>
    <w:p w14:paraId="3BA1DF98" w14:textId="77777777" w:rsidR="0044093F" w:rsidRDefault="0044093F" w:rsidP="0044093F">
      <w:pPr>
        <w:jc w:val="both"/>
      </w:pPr>
    </w:p>
    <w:p w14:paraId="4C0BADDF" w14:textId="77777777" w:rsidR="0044093F" w:rsidRPr="00BB0990" w:rsidRDefault="0044093F" w:rsidP="0044093F">
      <w:pPr>
        <w:ind w:left="720"/>
        <w:jc w:val="both"/>
        <w:rPr>
          <w:sz w:val="20"/>
        </w:rPr>
      </w:pPr>
      <w:r>
        <w:rPr>
          <w:sz w:val="20"/>
        </w:rPr>
        <w:t>This includes identifying metadata (i.e., file location in the data repository) as well as product-specific metadata.</w:t>
      </w:r>
    </w:p>
    <w:p w14:paraId="771A342D" w14:textId="77777777" w:rsidR="0044093F" w:rsidRDefault="0044093F" w:rsidP="0044093F">
      <w:pPr>
        <w:tabs>
          <w:tab w:val="left" w:pos="5310"/>
        </w:tabs>
        <w:jc w:val="both"/>
      </w:pPr>
    </w:p>
    <w:p w14:paraId="43509F54" w14:textId="77777777" w:rsidR="0044093F" w:rsidRDefault="0044093F" w:rsidP="0044093F">
      <w:pPr>
        <w:jc w:val="both"/>
      </w:pPr>
      <w:r>
        <w:rPr>
          <w:b/>
        </w:rPr>
        <w:t>L5.HVT</w:t>
      </w:r>
      <w:r w:rsidRPr="00965132">
        <w:rPr>
          <w:b/>
        </w:rPr>
        <w:t>.</w:t>
      </w:r>
      <w:r>
        <w:rPr>
          <w:b/>
        </w:rPr>
        <w:t>7</w:t>
      </w:r>
      <w:r w:rsidRPr="00965132">
        <w:t xml:space="preserve"> - </w:t>
      </w:r>
      <w:r>
        <w:t>The tool shall submit the associated metadata for a candidate product to the specified Registry Service instance. (L4.REG.3, UC 3.6</w:t>
      </w:r>
      <w:r w:rsidRPr="00965132">
        <w:t>)</w:t>
      </w:r>
    </w:p>
    <w:p w14:paraId="06FD3276" w14:textId="77777777" w:rsidR="0044093F" w:rsidRDefault="0044093F" w:rsidP="0044093F">
      <w:pPr>
        <w:jc w:val="both"/>
      </w:pPr>
    </w:p>
    <w:p w14:paraId="3A857D48" w14:textId="77777777" w:rsidR="0044093F" w:rsidRPr="00BB0990" w:rsidRDefault="0044093F" w:rsidP="0044093F">
      <w:pPr>
        <w:ind w:left="720"/>
        <w:jc w:val="both"/>
        <w:rPr>
          <w:sz w:val="20"/>
        </w:rPr>
      </w:pPr>
      <w:r>
        <w:rPr>
          <w:sz w:val="20"/>
        </w:rPr>
        <w:t>Products are registered in place (i.e., the local data repository) and are not physically transferred to the Registry Service.</w:t>
      </w:r>
    </w:p>
    <w:p w14:paraId="2E2417A3" w14:textId="77777777" w:rsidR="0044093F" w:rsidRDefault="0044093F" w:rsidP="0044093F">
      <w:pPr>
        <w:jc w:val="both"/>
      </w:pPr>
    </w:p>
    <w:p w14:paraId="39AB91F2" w14:textId="77777777" w:rsidR="0044093F" w:rsidRDefault="0044093F" w:rsidP="0044093F">
      <w:pPr>
        <w:jc w:val="both"/>
      </w:pPr>
      <w:r>
        <w:rPr>
          <w:b/>
        </w:rPr>
        <w:t>L5.HVT</w:t>
      </w:r>
      <w:r w:rsidRPr="00965132">
        <w:rPr>
          <w:b/>
        </w:rPr>
        <w:t>.</w:t>
      </w:r>
      <w:r>
        <w:rPr>
          <w:b/>
        </w:rPr>
        <w:t>8</w:t>
      </w:r>
      <w:r w:rsidRPr="00965132">
        <w:t xml:space="preserve"> - </w:t>
      </w:r>
      <w:r>
        <w:t>The tool shall track each product registration. (L4.REG.3, UC 3.6</w:t>
      </w:r>
      <w:r w:rsidRPr="00965132">
        <w:t>)</w:t>
      </w:r>
    </w:p>
    <w:p w14:paraId="060AC091" w14:textId="77777777" w:rsidR="0044093F" w:rsidRDefault="0044093F" w:rsidP="0044093F">
      <w:pPr>
        <w:jc w:val="both"/>
      </w:pPr>
    </w:p>
    <w:p w14:paraId="658A315F" w14:textId="77777777" w:rsidR="0044093F" w:rsidRPr="00BB0990" w:rsidRDefault="0044093F" w:rsidP="0044093F">
      <w:pPr>
        <w:ind w:left="720"/>
        <w:jc w:val="both"/>
        <w:rPr>
          <w:sz w:val="20"/>
        </w:rPr>
      </w:pPr>
      <w:r>
        <w:rPr>
          <w:sz w:val="20"/>
        </w:rPr>
        <w:t>This is internal tracking for determining previous product registration.</w:t>
      </w:r>
    </w:p>
    <w:p w14:paraId="0194FA48" w14:textId="77777777" w:rsidR="0044093F" w:rsidRDefault="0044093F" w:rsidP="0044093F">
      <w:pPr>
        <w:jc w:val="both"/>
      </w:pPr>
    </w:p>
    <w:p w14:paraId="4B525DCB" w14:textId="77777777" w:rsidR="0044093F" w:rsidRDefault="0044093F" w:rsidP="0044093F">
      <w:pPr>
        <w:jc w:val="both"/>
      </w:pPr>
    </w:p>
    <w:p w14:paraId="31E51315" w14:textId="77777777" w:rsidR="0044093F" w:rsidRDefault="0044093F">
      <w:pPr>
        <w:pStyle w:val="Heading1"/>
      </w:pPr>
      <w:r>
        <w:rPr>
          <w:b w:val="0"/>
          <w:caps w:val="0"/>
          <w:sz w:val="24"/>
        </w:rPr>
        <w:br w:type="page"/>
      </w:r>
      <w:bookmarkStart w:id="392" w:name="_Toc239660565"/>
      <w:r>
        <w:lastRenderedPageBreak/>
        <w:t>DESIGN PHILOSOPHY, ASSUMPTIONS, AND CONSTRAINTS</w:t>
      </w:r>
      <w:bookmarkEnd w:id="392"/>
    </w:p>
    <w:p w14:paraId="3C19E5DE" w14:textId="77777777" w:rsidR="0044093F" w:rsidRDefault="0044093F" w:rsidP="0044093F">
      <w:pPr>
        <w:jc w:val="both"/>
      </w:pPr>
    </w:p>
    <w:p w14:paraId="48945C4D" w14:textId="77777777" w:rsidR="0044093F" w:rsidRDefault="0044093F" w:rsidP="0044093F">
      <w:pPr>
        <w:jc w:val="both"/>
      </w:pPr>
      <w:r>
        <w:t>The intent of the Harvest tool is to provide a simple solution for crawling product archives at the Discipline and Data Nodes for the purpose of registering products into the federated system of registries. The tool will be configurable to support varying directory structures across the Nodes including PDS3 directory structures.</w:t>
      </w:r>
    </w:p>
    <w:p w14:paraId="7EA5C9F7" w14:textId="77777777" w:rsidR="0044093F" w:rsidRDefault="0044093F" w:rsidP="0044093F">
      <w:pPr>
        <w:jc w:val="both"/>
      </w:pPr>
    </w:p>
    <w:p w14:paraId="3941FA53" w14:textId="77777777" w:rsidR="0044093F" w:rsidRDefault="0044093F" w:rsidP="0044093F">
      <w:pPr>
        <w:jc w:val="both"/>
      </w:pPr>
      <w:r>
        <w:t>There are two reasons for choosing the crawler design. The first is that it provides backward compatibility and support for existing archives by simply modifying the configuration for the target directory structure and the types of products to be registered. The second is that it will cause minimal impact on current Node operations. The crawler can be run against the current archive and not interfere with existing software running at the Node.</w:t>
      </w:r>
    </w:p>
    <w:p w14:paraId="332D03B7" w14:textId="77777777" w:rsidR="0044093F" w:rsidRDefault="0044093F" w:rsidP="0044093F">
      <w:pPr>
        <w:jc w:val="both"/>
      </w:pPr>
    </w:p>
    <w:p w14:paraId="60F45AD8" w14:textId="77777777" w:rsidR="0044093F" w:rsidRDefault="0044093F" w:rsidP="0044093F">
      <w:pPr>
        <w:jc w:val="both"/>
      </w:pPr>
    </w:p>
    <w:p w14:paraId="194E08BB" w14:textId="77777777" w:rsidR="0044093F" w:rsidRDefault="0044093F">
      <w:pPr>
        <w:pStyle w:val="Heading1"/>
      </w:pPr>
      <w:bookmarkStart w:id="393" w:name="_Toc1283687"/>
      <w:bookmarkStart w:id="394" w:name="_Toc1283776"/>
      <w:bookmarkStart w:id="395" w:name="_Toc1284817"/>
      <w:bookmarkStart w:id="396" w:name="_Toc1284954"/>
      <w:bookmarkStart w:id="397" w:name="_Toc1285036"/>
      <w:bookmarkStart w:id="398" w:name="_Toc1285118"/>
      <w:bookmarkStart w:id="399" w:name="_Toc1285220"/>
      <w:bookmarkStart w:id="400" w:name="_Toc1285310"/>
      <w:bookmarkStart w:id="401" w:name="_Toc1285783"/>
      <w:bookmarkStart w:id="402" w:name="_Toc1286332"/>
      <w:bookmarkStart w:id="403" w:name="_Toc1286650"/>
      <w:bookmarkStart w:id="404" w:name="_Toc1286846"/>
      <w:bookmarkEnd w:id="393"/>
      <w:bookmarkEnd w:id="394"/>
      <w:bookmarkEnd w:id="395"/>
      <w:bookmarkEnd w:id="396"/>
      <w:bookmarkEnd w:id="397"/>
      <w:bookmarkEnd w:id="398"/>
      <w:bookmarkEnd w:id="399"/>
      <w:bookmarkEnd w:id="400"/>
      <w:bookmarkEnd w:id="401"/>
      <w:bookmarkEnd w:id="402"/>
      <w:bookmarkEnd w:id="403"/>
      <w:bookmarkEnd w:id="404"/>
      <w:r>
        <w:rPr>
          <w:b w:val="0"/>
          <w:caps w:val="0"/>
          <w:sz w:val="24"/>
        </w:rPr>
        <w:br w:type="page"/>
      </w:r>
      <w:bookmarkStart w:id="405" w:name="_Toc239660566"/>
      <w:r>
        <w:lastRenderedPageBreak/>
        <w:t>ARCHITECTURAL DESIGN</w:t>
      </w:r>
      <w:bookmarkEnd w:id="405"/>
    </w:p>
    <w:p w14:paraId="61B1B5DD" w14:textId="77777777" w:rsidR="0044093F" w:rsidRDefault="0044093F" w:rsidP="0044093F">
      <w:pPr>
        <w:jc w:val="both"/>
      </w:pPr>
    </w:p>
    <w:p w14:paraId="799AC782" w14:textId="77777777" w:rsidR="0044093F" w:rsidRDefault="0044093F" w:rsidP="0044093F">
      <w:pPr>
        <w:jc w:val="both"/>
      </w:pPr>
      <w:r>
        <w:t>The architectural design covers the component breakdown within the tool, external/internal interfaces and the associated data model.</w:t>
      </w:r>
    </w:p>
    <w:p w14:paraId="41E4B977" w14:textId="77777777" w:rsidR="0044093F" w:rsidRDefault="0044093F" w:rsidP="0044093F">
      <w:pPr>
        <w:jc w:val="both"/>
      </w:pPr>
    </w:p>
    <w:p w14:paraId="7EABF227" w14:textId="77777777" w:rsidR="0044093F" w:rsidRDefault="00634CF2">
      <w:pPr>
        <w:pStyle w:val="Heading2"/>
      </w:pPr>
      <w:bookmarkStart w:id="406" w:name="_Toc239660567"/>
      <w:r>
        <w:t xml:space="preserve">Component </w:t>
      </w:r>
      <w:r w:rsidR="0044093F">
        <w:t>Architecture</w:t>
      </w:r>
      <w:bookmarkEnd w:id="406"/>
    </w:p>
    <w:p w14:paraId="2575BFE6" w14:textId="77777777" w:rsidR="0044093F" w:rsidRDefault="0044093F" w:rsidP="0044093F">
      <w:pPr>
        <w:jc w:val="both"/>
      </w:pPr>
    </w:p>
    <w:p w14:paraId="314FAC9A" w14:textId="77777777" w:rsidR="0044093F" w:rsidRDefault="0044093F" w:rsidP="0044093F">
      <w:pPr>
        <w:jc w:val="both"/>
      </w:pPr>
      <w:r>
        <w:t>The following diagram details the architecture for the Harvest tool:</w:t>
      </w:r>
    </w:p>
    <w:p w14:paraId="589D65D0" w14:textId="77777777" w:rsidR="0044093F" w:rsidRDefault="0044093F" w:rsidP="0044093F">
      <w:pPr>
        <w:jc w:val="both"/>
      </w:pPr>
    </w:p>
    <w:p w14:paraId="2957BC8C" w14:textId="77777777" w:rsidR="0044093F" w:rsidRDefault="00F328F8" w:rsidP="0044093F">
      <w:pPr>
        <w:jc w:val="center"/>
      </w:pPr>
      <w:r>
        <w:rPr>
          <w:noProof/>
        </w:rPr>
        <w:drawing>
          <wp:inline distT="0" distB="0" distL="0" distR="0" wp14:anchorId="4EA0252F" wp14:editId="70BF6E1D">
            <wp:extent cx="5486400" cy="3340100"/>
            <wp:effectExtent l="25400" t="0" r="0" b="0"/>
            <wp:docPr id="4" name="Picture 4" descr="pds2010_harvest_design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s2010_harvest_design_arch"/>
                    <pic:cNvPicPr>
                      <a:picLocks noChangeAspect="1" noChangeArrowheads="1"/>
                    </pic:cNvPicPr>
                  </pic:nvPicPr>
                  <pic:blipFill>
                    <a:blip r:embed="rId17"/>
                    <a:srcRect/>
                    <a:stretch>
                      <a:fillRect/>
                    </a:stretch>
                  </pic:blipFill>
                  <pic:spPr bwMode="auto">
                    <a:xfrm>
                      <a:off x="0" y="0"/>
                      <a:ext cx="5486400" cy="3340100"/>
                    </a:xfrm>
                    <a:prstGeom prst="rect">
                      <a:avLst/>
                    </a:prstGeom>
                    <a:noFill/>
                    <a:ln w="9525">
                      <a:noFill/>
                      <a:miter lim="800000"/>
                      <a:headEnd/>
                      <a:tailEnd/>
                    </a:ln>
                  </pic:spPr>
                </pic:pic>
              </a:graphicData>
            </a:graphic>
          </wp:inline>
        </w:drawing>
      </w:r>
    </w:p>
    <w:p w14:paraId="25E9147D" w14:textId="77777777" w:rsidR="0044093F" w:rsidRDefault="0044093F" w:rsidP="0044093F">
      <w:pPr>
        <w:jc w:val="center"/>
      </w:pPr>
      <w:r>
        <w:t>Figure 3: Harvest Tool Architecture</w:t>
      </w:r>
    </w:p>
    <w:p w14:paraId="79C3B9C7" w14:textId="77777777" w:rsidR="0044093F" w:rsidRDefault="0044093F" w:rsidP="0044093F">
      <w:pPr>
        <w:jc w:val="both"/>
      </w:pPr>
    </w:p>
    <w:p w14:paraId="64BAF43D" w14:textId="77777777" w:rsidR="0044093F" w:rsidRDefault="0044093F" w:rsidP="0044093F">
      <w:pPr>
        <w:jc w:val="both"/>
      </w:pPr>
      <w:r>
        <w:t>The Harvest tool consists simply of a Crawler component that receives its configuration from a local configuration file as well as from command-line parameters. It extracts metadata from candidate products and registers those products with the target Registry service instance using the REST-based Registry service API. The Registry Service SRD/SDD [6] documents the API in detail. A local log file captures each registration.</w:t>
      </w:r>
    </w:p>
    <w:p w14:paraId="7338A631" w14:textId="77777777" w:rsidR="0044093F" w:rsidRDefault="0044093F" w:rsidP="0044093F">
      <w:pPr>
        <w:jc w:val="both"/>
      </w:pPr>
    </w:p>
    <w:p w14:paraId="5F4CA46E" w14:textId="77777777" w:rsidR="0044093F" w:rsidRDefault="0044093F">
      <w:pPr>
        <w:pStyle w:val="Heading2"/>
      </w:pPr>
      <w:bookmarkStart w:id="407" w:name="_Toc239660568"/>
      <w:r>
        <w:t>External Interface Design</w:t>
      </w:r>
      <w:bookmarkEnd w:id="407"/>
    </w:p>
    <w:p w14:paraId="1A4CE8E7" w14:textId="77777777" w:rsidR="0044093F" w:rsidRDefault="0044093F" w:rsidP="0044093F">
      <w:pPr>
        <w:jc w:val="both"/>
      </w:pPr>
    </w:p>
    <w:p w14:paraId="138FB0B3" w14:textId="77777777" w:rsidR="0044093F" w:rsidRDefault="0044093F" w:rsidP="0044093F">
      <w:pPr>
        <w:jc w:val="both"/>
      </w:pPr>
      <w:r>
        <w:t>The external interface for the Harvest tool is limited to the command-line interface</w:t>
      </w:r>
      <w:r w:rsidR="00FA2019">
        <w:t xml:space="preserve"> and the configuration file</w:t>
      </w:r>
      <w:r>
        <w:t>.</w:t>
      </w:r>
      <w:r w:rsidRPr="00D82A92">
        <w:t xml:space="preserve"> </w:t>
      </w:r>
      <w:r w:rsidR="00F15E06">
        <w:t xml:space="preserve">The tool utilizes Apache’s CLI (Command-Line Interface) library for accepting options on the command-line. </w:t>
      </w:r>
      <w:r w:rsidR="001952F7">
        <w:t>The command-line interface accept</w:t>
      </w:r>
      <w:r w:rsidR="005B206D">
        <w:t>s</w:t>
      </w:r>
      <w:r w:rsidR="001952F7">
        <w:t xml:space="preserve"> the following options:</w:t>
      </w:r>
    </w:p>
    <w:p w14:paraId="0A7A8126" w14:textId="77777777" w:rsidR="001952F7" w:rsidRDefault="001952F7" w:rsidP="0044093F">
      <w:pPr>
        <w:jc w:val="both"/>
      </w:pPr>
    </w:p>
    <w:p w14:paraId="18B9322C" w14:textId="77777777" w:rsidR="001952F7" w:rsidRDefault="001952F7" w:rsidP="001952F7">
      <w:pPr>
        <w:pStyle w:val="ListParagraph"/>
        <w:numPr>
          <w:ilvl w:val="0"/>
          <w:numId w:val="45"/>
        </w:numPr>
        <w:jc w:val="both"/>
      </w:pPr>
      <w:r>
        <w:lastRenderedPageBreak/>
        <w:t>File specification for the configuration file</w:t>
      </w:r>
    </w:p>
    <w:p w14:paraId="13C691A3" w14:textId="77777777" w:rsidR="001952F7" w:rsidRDefault="001952F7" w:rsidP="001952F7">
      <w:pPr>
        <w:pStyle w:val="ListParagraph"/>
        <w:numPr>
          <w:ilvl w:val="0"/>
          <w:numId w:val="45"/>
        </w:numPr>
        <w:jc w:val="both"/>
      </w:pPr>
      <w:r>
        <w:t>File specification for the log file</w:t>
      </w:r>
    </w:p>
    <w:p w14:paraId="43CDD0EA" w14:textId="77777777" w:rsidR="00C11BF4" w:rsidRDefault="001952F7" w:rsidP="00C11BF4">
      <w:pPr>
        <w:pStyle w:val="ListParagraph"/>
        <w:numPr>
          <w:ilvl w:val="0"/>
          <w:numId w:val="45"/>
        </w:numPr>
        <w:jc w:val="both"/>
      </w:pPr>
      <w:r>
        <w:t>User name and password for registering with a secured Registry service</w:t>
      </w:r>
    </w:p>
    <w:p w14:paraId="49D46B69" w14:textId="77777777" w:rsidR="0044093F" w:rsidRDefault="0044093F" w:rsidP="0044093F">
      <w:pPr>
        <w:jc w:val="both"/>
      </w:pPr>
    </w:p>
    <w:p w14:paraId="75298324" w14:textId="77777777" w:rsidR="001952F7" w:rsidRDefault="00FA2019" w:rsidP="0044093F">
      <w:pPr>
        <w:jc w:val="both"/>
      </w:pPr>
      <w:r>
        <w:t>The configuration file utilize</w:t>
      </w:r>
      <w:r w:rsidR="005B206D">
        <w:t>s</w:t>
      </w:r>
      <w:r>
        <w:t xml:space="preserve"> an XML structure for specifying </w:t>
      </w:r>
      <w:r w:rsidR="00F15E06">
        <w:t>additional information pertaining to a specific harvest execution. T</w:t>
      </w:r>
      <w:r>
        <w:t>he following information</w:t>
      </w:r>
      <w:r w:rsidR="00F15E06">
        <w:t xml:space="preserve"> is typical</w:t>
      </w:r>
      <w:r>
        <w:t>:</w:t>
      </w:r>
    </w:p>
    <w:p w14:paraId="549900C6" w14:textId="77777777" w:rsidR="00FA2019" w:rsidRDefault="00FA2019" w:rsidP="0044093F">
      <w:pPr>
        <w:jc w:val="both"/>
      </w:pPr>
    </w:p>
    <w:p w14:paraId="0CBFA026" w14:textId="77777777" w:rsidR="00FA2019" w:rsidRDefault="00FA2019" w:rsidP="00FA2019">
      <w:pPr>
        <w:pStyle w:val="ListParagraph"/>
        <w:numPr>
          <w:ilvl w:val="0"/>
          <w:numId w:val="46"/>
        </w:numPr>
        <w:jc w:val="both"/>
      </w:pPr>
      <w:r>
        <w:t>Target directory to crawl and a regular expression for identifying candidate product labels (e.g., *.xml)</w:t>
      </w:r>
    </w:p>
    <w:p w14:paraId="2E6F7AB8" w14:textId="77777777" w:rsidR="00FA2019" w:rsidRDefault="00FA2019" w:rsidP="00FA2019">
      <w:pPr>
        <w:pStyle w:val="ListParagraph"/>
        <w:numPr>
          <w:ilvl w:val="0"/>
          <w:numId w:val="46"/>
        </w:numPr>
        <w:jc w:val="both"/>
      </w:pPr>
      <w:r>
        <w:t>Each product type to be registered from among the candidate product labels</w:t>
      </w:r>
    </w:p>
    <w:p w14:paraId="05C39F11" w14:textId="77777777" w:rsidR="00C11BF4" w:rsidRDefault="00FA2019" w:rsidP="00C11BF4">
      <w:pPr>
        <w:pStyle w:val="ListParagraph"/>
        <w:numPr>
          <w:ilvl w:val="0"/>
          <w:numId w:val="46"/>
        </w:numPr>
        <w:jc w:val="both"/>
      </w:pPr>
      <w:r>
        <w:t>The additional metadata elements to be registered for each product type</w:t>
      </w:r>
    </w:p>
    <w:p w14:paraId="3CBA07D2" w14:textId="77777777" w:rsidR="0044093F" w:rsidRDefault="0044093F" w:rsidP="0044093F"/>
    <w:p w14:paraId="47CAE96B" w14:textId="77777777" w:rsidR="00F15E06" w:rsidRDefault="00F15E06" w:rsidP="0044093F">
      <w:r>
        <w:t>If the target for a specific harvest execution is a PDS3 data set, the tool also requires logical identifiers for the data set, mission/investigation, instrument host, instrument and the associated targets.</w:t>
      </w:r>
    </w:p>
    <w:p w14:paraId="4E697773" w14:textId="77777777" w:rsidR="00F15E06" w:rsidRDefault="00F15E06" w:rsidP="0044093F"/>
    <w:p w14:paraId="3F185EDA" w14:textId="77777777" w:rsidR="0044093F" w:rsidRDefault="0044093F">
      <w:pPr>
        <w:pStyle w:val="Heading2"/>
      </w:pPr>
      <w:bookmarkStart w:id="408" w:name="_Toc239660569"/>
      <w:r>
        <w:t>Internal Interface Design</w:t>
      </w:r>
      <w:bookmarkEnd w:id="408"/>
    </w:p>
    <w:p w14:paraId="24FBB680" w14:textId="77777777" w:rsidR="0044093F" w:rsidRDefault="0044093F" w:rsidP="0044093F">
      <w:pPr>
        <w:jc w:val="both"/>
      </w:pPr>
    </w:p>
    <w:p w14:paraId="67951627" w14:textId="77777777" w:rsidR="0044093F" w:rsidRDefault="0044093F" w:rsidP="0044093F">
      <w:pPr>
        <w:jc w:val="both"/>
      </w:pPr>
      <w:bookmarkStart w:id="409" w:name="_Toc1283696"/>
      <w:bookmarkStart w:id="410" w:name="_Toc1283785"/>
      <w:bookmarkStart w:id="411" w:name="_Toc1284826"/>
      <w:bookmarkStart w:id="412" w:name="_Toc1284963"/>
      <w:bookmarkStart w:id="413" w:name="_Toc1285045"/>
      <w:bookmarkStart w:id="414" w:name="_Toc1285127"/>
      <w:bookmarkStart w:id="415" w:name="_Toc1285229"/>
      <w:bookmarkStart w:id="416" w:name="_Toc1285319"/>
      <w:bookmarkStart w:id="417" w:name="_Toc1285792"/>
      <w:bookmarkStart w:id="418" w:name="_Toc1286341"/>
      <w:bookmarkStart w:id="419" w:name="_Toc1286659"/>
      <w:bookmarkStart w:id="420" w:name="_Toc1286855"/>
      <w:bookmarkStart w:id="421" w:name="_Toc1283703"/>
      <w:bookmarkStart w:id="422" w:name="_Toc1283792"/>
      <w:bookmarkStart w:id="423" w:name="_Toc1284833"/>
      <w:bookmarkStart w:id="424" w:name="_Toc1284970"/>
      <w:bookmarkStart w:id="425" w:name="_Toc1285052"/>
      <w:bookmarkStart w:id="426" w:name="_Toc1285134"/>
      <w:bookmarkStart w:id="427" w:name="_Toc1285236"/>
      <w:bookmarkStart w:id="428" w:name="_Toc1285326"/>
      <w:bookmarkStart w:id="429" w:name="_Toc1285799"/>
      <w:bookmarkStart w:id="430" w:name="_Toc1286348"/>
      <w:bookmarkStart w:id="431" w:name="_Toc1286666"/>
      <w:bookmarkStart w:id="432" w:name="_Toc1286862"/>
      <w:bookmarkStart w:id="433" w:name="_Toc1283704"/>
      <w:bookmarkStart w:id="434" w:name="_Toc1283793"/>
      <w:bookmarkStart w:id="435" w:name="_Toc1284834"/>
      <w:bookmarkStart w:id="436" w:name="_Toc1284971"/>
      <w:bookmarkStart w:id="437" w:name="_Toc1285053"/>
      <w:bookmarkStart w:id="438" w:name="_Toc1285135"/>
      <w:bookmarkStart w:id="439" w:name="_Toc1285237"/>
      <w:bookmarkStart w:id="440" w:name="_Toc1285327"/>
      <w:bookmarkStart w:id="441" w:name="_Toc1285800"/>
      <w:bookmarkStart w:id="442" w:name="_Toc1286349"/>
      <w:bookmarkStart w:id="443" w:name="_Toc1286667"/>
      <w:bookmarkStart w:id="444" w:name="_Toc1286863"/>
      <w:bookmarkStart w:id="445" w:name="_Toc1283705"/>
      <w:bookmarkStart w:id="446" w:name="_Toc1283794"/>
      <w:bookmarkStart w:id="447" w:name="_Toc1284835"/>
      <w:bookmarkStart w:id="448" w:name="_Toc1284972"/>
      <w:bookmarkStart w:id="449" w:name="_Toc1285054"/>
      <w:bookmarkStart w:id="450" w:name="_Toc1285136"/>
      <w:bookmarkStart w:id="451" w:name="_Toc1285238"/>
      <w:bookmarkStart w:id="452" w:name="_Toc1285328"/>
      <w:bookmarkStart w:id="453" w:name="_Toc1285801"/>
      <w:bookmarkStart w:id="454" w:name="_Toc1286350"/>
      <w:bookmarkStart w:id="455" w:name="_Toc1286668"/>
      <w:bookmarkStart w:id="456" w:name="_Toc1286864"/>
      <w:bookmarkStart w:id="457" w:name="_Toc1283706"/>
      <w:bookmarkStart w:id="458" w:name="_Toc1283795"/>
      <w:bookmarkStart w:id="459" w:name="_Toc1284836"/>
      <w:bookmarkStart w:id="460" w:name="_Toc1284973"/>
      <w:bookmarkStart w:id="461" w:name="_Toc1285055"/>
      <w:bookmarkStart w:id="462" w:name="_Toc1285137"/>
      <w:bookmarkStart w:id="463" w:name="_Toc1285239"/>
      <w:bookmarkStart w:id="464" w:name="_Toc1285329"/>
      <w:bookmarkStart w:id="465" w:name="_Toc1285802"/>
      <w:bookmarkStart w:id="466" w:name="_Toc1286351"/>
      <w:bookmarkStart w:id="467" w:name="_Toc1286669"/>
      <w:bookmarkStart w:id="468" w:name="_Toc1286865"/>
      <w:bookmarkStart w:id="469" w:name="_Toc1286671"/>
      <w:bookmarkStart w:id="470" w:name="_Toc128686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t xml:space="preserve">The Harvest tool </w:t>
      </w:r>
      <w:r w:rsidR="00FA2019">
        <w:t>does not have any internal interfaces of consequence.</w:t>
      </w:r>
    </w:p>
    <w:p w14:paraId="5D7FC536" w14:textId="77777777" w:rsidR="0044093F" w:rsidRDefault="0044093F" w:rsidP="0044093F">
      <w:pPr>
        <w:pStyle w:val="Header"/>
        <w:tabs>
          <w:tab w:val="clear" w:pos="4320"/>
          <w:tab w:val="clear" w:pos="8640"/>
        </w:tabs>
        <w:jc w:val="both"/>
      </w:pPr>
    </w:p>
    <w:p w14:paraId="09BD89CE" w14:textId="77777777" w:rsidR="0044093F" w:rsidRDefault="0044093F" w:rsidP="0044093F">
      <w:pPr>
        <w:pStyle w:val="Heading2"/>
      </w:pPr>
      <w:bookmarkStart w:id="471" w:name="_Toc239660570"/>
      <w:bookmarkStart w:id="472" w:name="_Toc381431357"/>
      <w:bookmarkStart w:id="473" w:name="_Toc381431673"/>
      <w:bookmarkStart w:id="474" w:name="_Toc381431760"/>
      <w:bookmarkStart w:id="475" w:name="_Toc381431913"/>
      <w:bookmarkStart w:id="476" w:name="_Toc381442762"/>
      <w:bookmarkStart w:id="477" w:name="_Toc385230079"/>
      <w:bookmarkStart w:id="478" w:name="_Toc385230208"/>
      <w:bookmarkStart w:id="479" w:name="_Toc385307572"/>
      <w:bookmarkStart w:id="480" w:name="_Toc389445269"/>
      <w:bookmarkStart w:id="481" w:name="_Toc389449791"/>
      <w:r>
        <w:t>Data Model</w:t>
      </w:r>
      <w:bookmarkEnd w:id="471"/>
    </w:p>
    <w:p w14:paraId="475C4780" w14:textId="77777777" w:rsidR="0044093F" w:rsidRDefault="0044093F" w:rsidP="0044093F">
      <w:pPr>
        <w:jc w:val="both"/>
      </w:pPr>
    </w:p>
    <w:p w14:paraId="3A2FE506" w14:textId="77777777" w:rsidR="0044093F" w:rsidRDefault="0044093F" w:rsidP="0044093F">
      <w:pPr>
        <w:jc w:val="both"/>
      </w:pPr>
      <w:r>
        <w:t>The Harvest tool does not have an associated data model but the metadata that passes to the Registry service for product registration is subject to the PDS4 Information Model Specification</w:t>
      </w:r>
      <w:r w:rsidR="002764C9">
        <w:t xml:space="preserve"> [7]</w:t>
      </w:r>
      <w:r>
        <w:t xml:space="preserve"> based on the type of product registered.</w:t>
      </w:r>
    </w:p>
    <w:p w14:paraId="5A71E3C1" w14:textId="77777777" w:rsidR="0044093F" w:rsidRDefault="0044093F" w:rsidP="0044093F">
      <w:pPr>
        <w:jc w:val="both"/>
      </w:pPr>
    </w:p>
    <w:p w14:paraId="5E3B5561" w14:textId="77777777" w:rsidR="0044093F" w:rsidRDefault="0044093F" w:rsidP="0044093F">
      <w:pPr>
        <w:jc w:val="both"/>
      </w:pPr>
    </w:p>
    <w:p w14:paraId="25474427" w14:textId="77777777" w:rsidR="0044093F" w:rsidRDefault="0044093F">
      <w:pPr>
        <w:pStyle w:val="Heading1"/>
      </w:pPr>
      <w:r>
        <w:rPr>
          <w:b w:val="0"/>
          <w:caps w:val="0"/>
          <w:sz w:val="24"/>
        </w:rPr>
        <w:br w:type="page"/>
      </w:r>
      <w:bookmarkStart w:id="482" w:name="_Toc239660571"/>
      <w:r>
        <w:lastRenderedPageBreak/>
        <w:t>ANALYSIS</w:t>
      </w:r>
      <w:bookmarkEnd w:id="482"/>
    </w:p>
    <w:p w14:paraId="3A0E64CF" w14:textId="77777777" w:rsidR="0044093F" w:rsidRDefault="0044093F" w:rsidP="0044093F">
      <w:pPr>
        <w:jc w:val="both"/>
      </w:pPr>
    </w:p>
    <w:p w14:paraId="553E2E77" w14:textId="77777777" w:rsidR="0044093F" w:rsidRDefault="0044093F" w:rsidP="0044093F">
      <w:pPr>
        <w:jc w:val="both"/>
      </w:pPr>
      <w:r>
        <w:t>The choice of a crawler-based approach was influenced by involvement of Engineering Node staff in recent data system development at the Jet Propulsion Laboratory. These include data systems developed for:</w:t>
      </w:r>
    </w:p>
    <w:p w14:paraId="4D898031" w14:textId="77777777" w:rsidR="0044093F" w:rsidRDefault="0044093F" w:rsidP="0044093F">
      <w:pPr>
        <w:jc w:val="both"/>
      </w:pPr>
    </w:p>
    <w:p w14:paraId="2F07C665" w14:textId="77777777" w:rsidR="0044093F" w:rsidRDefault="0044093F" w:rsidP="0044093F">
      <w:pPr>
        <w:numPr>
          <w:ilvl w:val="0"/>
          <w:numId w:val="44"/>
        </w:numPr>
        <w:jc w:val="both"/>
      </w:pPr>
      <w:r>
        <w:t>Physical Oceanography Distributed Active Archive Center (PO.DAAC)</w:t>
      </w:r>
    </w:p>
    <w:p w14:paraId="5852EE6D" w14:textId="77777777" w:rsidR="0044093F" w:rsidRPr="002F5860" w:rsidRDefault="0044093F" w:rsidP="0044093F">
      <w:pPr>
        <w:numPr>
          <w:ilvl w:val="0"/>
          <w:numId w:val="44"/>
        </w:numPr>
        <w:jc w:val="both"/>
      </w:pPr>
      <w:r>
        <w:t>Orbiting Carbon Observatory (OCO)</w:t>
      </w:r>
    </w:p>
    <w:p w14:paraId="0091AE5B" w14:textId="77777777" w:rsidR="0044093F" w:rsidRDefault="0044093F" w:rsidP="0044093F">
      <w:pPr>
        <w:jc w:val="both"/>
      </w:pPr>
    </w:p>
    <w:p w14:paraId="6FDA9BF8" w14:textId="77777777" w:rsidR="0044093F" w:rsidRDefault="0044093F" w:rsidP="0044093F">
      <w:pPr>
        <w:jc w:val="both"/>
      </w:pPr>
      <w:r>
        <w:t>Both data systems rely on crawler-based approaches for identifying and registering products with their respective registries. Although both projects developed their solutions with reuse in mind, they each took a different approach with regard to extension points and the underlying library utilized to access the file system. The development staff review</w:t>
      </w:r>
      <w:r w:rsidR="00FA2019">
        <w:t>ed</w:t>
      </w:r>
      <w:r>
        <w:t xml:space="preserve"> both approaches for suitability in the Harvest tool</w:t>
      </w:r>
      <w:r w:rsidR="00FA2019">
        <w:t xml:space="preserve"> and determined that the OCO approach, which utilized OODT’s CAS Crawler </w:t>
      </w:r>
      <w:r w:rsidR="00350725">
        <w:t>component,</w:t>
      </w:r>
      <w:r w:rsidR="00FA2019">
        <w:t xml:space="preserve"> was appropriate for PDS.</w:t>
      </w:r>
    </w:p>
    <w:p w14:paraId="309E5ACD" w14:textId="77777777" w:rsidR="0044093F" w:rsidRDefault="0044093F" w:rsidP="0044093F">
      <w:pPr>
        <w:jc w:val="both"/>
      </w:pPr>
    </w:p>
    <w:p w14:paraId="460E4A75" w14:textId="77777777" w:rsidR="0044093F" w:rsidRDefault="0044093F" w:rsidP="0044093F">
      <w:pPr>
        <w:jc w:val="both"/>
      </w:pPr>
    </w:p>
    <w:p w14:paraId="2D4B3822" w14:textId="77777777" w:rsidR="0044093F" w:rsidRDefault="0044093F">
      <w:pPr>
        <w:pStyle w:val="Heading1"/>
      </w:pPr>
      <w:r>
        <w:rPr>
          <w:b w:val="0"/>
          <w:caps w:val="0"/>
          <w:sz w:val="24"/>
        </w:rPr>
        <w:br w:type="page"/>
      </w:r>
      <w:bookmarkStart w:id="483" w:name="_Toc239660572"/>
      <w:r>
        <w:lastRenderedPageBreak/>
        <w:t>IMPLEMENTATION</w:t>
      </w:r>
      <w:bookmarkEnd w:id="483"/>
      <w:r>
        <w:t xml:space="preserve"> </w:t>
      </w:r>
    </w:p>
    <w:p w14:paraId="39B52AB9" w14:textId="77777777" w:rsidR="0044093F" w:rsidRDefault="0044093F" w:rsidP="0044093F">
      <w:pPr>
        <w:jc w:val="both"/>
      </w:pPr>
    </w:p>
    <w:p w14:paraId="7634C1C9" w14:textId="77777777" w:rsidR="0044093F" w:rsidRDefault="0044093F" w:rsidP="0044093F">
      <w:pPr>
        <w:jc w:val="both"/>
      </w:pPr>
      <w:r>
        <w:t xml:space="preserve">The </w:t>
      </w:r>
      <w:del w:id="484" w:author="Sean Hardman" w:date="2013-09-01T13:08:00Z">
        <w:r w:rsidDel="00CA52FF">
          <w:delText>PDS 2010</w:delText>
        </w:r>
      </w:del>
      <w:ins w:id="485" w:author="Sean Hardman" w:date="2013-09-01T13:08:00Z">
        <w:r w:rsidR="00CA52FF">
          <w:t>PDS4</w:t>
        </w:r>
      </w:ins>
      <w:r>
        <w:t xml:space="preserve"> system is a phased implementation with increasing capabilities delivered in three planned builds. The builds are as follows:</w:t>
      </w:r>
    </w:p>
    <w:p w14:paraId="60FB4044" w14:textId="77777777" w:rsidR="0044093F" w:rsidRDefault="0044093F" w:rsidP="0044093F">
      <w:pPr>
        <w:jc w:val="both"/>
      </w:pPr>
    </w:p>
    <w:p w14:paraId="21DD6179" w14:textId="77777777" w:rsidR="0044093F" w:rsidRDefault="0044093F" w:rsidP="0044093F">
      <w:pPr>
        <w:numPr>
          <w:ilvl w:val="0"/>
          <w:numId w:val="43"/>
        </w:numPr>
        <w:jc w:val="both"/>
      </w:pPr>
      <w:r w:rsidRPr="004C7278">
        <w:rPr>
          <w:b/>
        </w:rPr>
        <w:t>Build 1</w:t>
      </w:r>
      <w:r>
        <w:t xml:space="preserve"> – This build consists of the Ingestion subsystem including the Security, Harvest, Registry (Inventory, Dictionary, Document, Service) and Report components along with the Data Provider tool suite.</w:t>
      </w:r>
    </w:p>
    <w:p w14:paraId="44F12098" w14:textId="77777777" w:rsidR="0044093F" w:rsidRDefault="0044093F" w:rsidP="0044093F">
      <w:pPr>
        <w:numPr>
          <w:ilvl w:val="0"/>
          <w:numId w:val="43"/>
        </w:numPr>
        <w:jc w:val="both"/>
      </w:pPr>
      <w:r w:rsidRPr="004C7278">
        <w:rPr>
          <w:b/>
        </w:rPr>
        <w:t>Build 2</w:t>
      </w:r>
      <w:r>
        <w:t xml:space="preserve"> – This build consists of the Distribution subsystem including the Search and Monitor components along with a revised web site and general portal applications.</w:t>
      </w:r>
    </w:p>
    <w:p w14:paraId="717C458D" w14:textId="77777777" w:rsidR="0044093F" w:rsidRDefault="0044093F" w:rsidP="0044093F">
      <w:pPr>
        <w:numPr>
          <w:ilvl w:val="0"/>
          <w:numId w:val="43"/>
        </w:numPr>
        <w:jc w:val="both"/>
      </w:pPr>
      <w:r w:rsidRPr="004C7278">
        <w:rPr>
          <w:b/>
        </w:rPr>
        <w:t>Build 3</w:t>
      </w:r>
      <w:r>
        <w:t xml:space="preserve"> – This build consists of enhanced user capabilities include the Order and Subscription components along with integration of Discipline Node applications and science services.</w:t>
      </w:r>
    </w:p>
    <w:p w14:paraId="4785265D" w14:textId="77777777" w:rsidR="0044093F" w:rsidRDefault="0044093F" w:rsidP="0044093F">
      <w:pPr>
        <w:jc w:val="both"/>
      </w:pPr>
    </w:p>
    <w:p w14:paraId="5A1D863D" w14:textId="77777777" w:rsidR="0044093F" w:rsidRDefault="0044093F" w:rsidP="0044093F">
      <w:pPr>
        <w:jc w:val="both"/>
      </w:pPr>
      <w:r>
        <w:t xml:space="preserve">The Harvest tool, implemented in conjunction with the Registry service, is scheduled for delivery in Build 1. </w:t>
      </w:r>
      <w:r w:rsidR="00D7260A">
        <w:t xml:space="preserve">This initial delivery will support test collection generation and registration. </w:t>
      </w:r>
      <w:r w:rsidR="00467C2A">
        <w:t>Additional capabilities are planned for follow-on deliveries as testing progresses and the data model matures.</w:t>
      </w:r>
    </w:p>
    <w:p w14:paraId="39B3C4CD" w14:textId="77777777" w:rsidR="0044093F" w:rsidRDefault="0044093F" w:rsidP="0044093F">
      <w:pPr>
        <w:jc w:val="both"/>
      </w:pPr>
    </w:p>
    <w:p w14:paraId="4091C2DE" w14:textId="77777777" w:rsidR="0044093F" w:rsidRDefault="0044093F" w:rsidP="0044093F">
      <w:pPr>
        <w:jc w:val="both"/>
      </w:pPr>
      <w:r>
        <w:t>The implementation platform for the Harvest tool is the Java 2 Platform Standard Edition 6.0. In addition, development will utilize publically available libraries for command-line option handling, message handling, file system access and HTTP interfacing. It will also utilize the PDS common library for parsing and reading product labels for metadata extraction.</w:t>
      </w:r>
    </w:p>
    <w:p w14:paraId="32ED82AF" w14:textId="77777777" w:rsidR="0044093F" w:rsidRDefault="0044093F" w:rsidP="0044093F">
      <w:pPr>
        <w:jc w:val="both"/>
      </w:pPr>
    </w:p>
    <w:p w14:paraId="5CBB4AB7" w14:textId="77777777" w:rsidR="0044093F" w:rsidRDefault="0044093F" w:rsidP="0044093F">
      <w:pPr>
        <w:jc w:val="both"/>
      </w:pPr>
      <w:r>
        <w:t>The scenario for the preferred deployment is to run an instance of the Harvest tool and an instance of the Registry service locally at the Node. This will allow for the registration of PDS3 and PDS4 products with separate configurations of the Harvest tool. The following diagram depicts this deployment scenario:</w:t>
      </w:r>
    </w:p>
    <w:p w14:paraId="182E31D7" w14:textId="77777777" w:rsidR="0044093F" w:rsidRDefault="0044093F" w:rsidP="0044093F">
      <w:pPr>
        <w:jc w:val="both"/>
      </w:pPr>
    </w:p>
    <w:p w14:paraId="3F3AB309" w14:textId="77777777" w:rsidR="0044093F" w:rsidRDefault="00F328F8" w:rsidP="0044093F">
      <w:pPr>
        <w:keepNext/>
        <w:jc w:val="both"/>
      </w:pPr>
      <w:r>
        <w:rPr>
          <w:noProof/>
        </w:rPr>
        <w:lastRenderedPageBreak/>
        <w:drawing>
          <wp:inline distT="0" distB="0" distL="0" distR="0" wp14:anchorId="7AF039E7" wp14:editId="6CEA5E5B">
            <wp:extent cx="5486400" cy="2628900"/>
            <wp:effectExtent l="25400" t="0" r="0" b="0"/>
            <wp:docPr id="6" name="Picture 6" descr="pds2010_harvest_design_depl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s2010_harvest_design_deploy1"/>
                    <pic:cNvPicPr>
                      <a:picLocks noChangeAspect="1" noChangeArrowheads="1"/>
                    </pic:cNvPicPr>
                  </pic:nvPicPr>
                  <pic:blipFill>
                    <a:blip r:embed="rId18"/>
                    <a:srcRect/>
                    <a:stretch>
                      <a:fillRect/>
                    </a:stretch>
                  </pic:blipFill>
                  <pic:spPr bwMode="auto">
                    <a:xfrm>
                      <a:off x="0" y="0"/>
                      <a:ext cx="5486400" cy="2628900"/>
                    </a:xfrm>
                    <a:prstGeom prst="rect">
                      <a:avLst/>
                    </a:prstGeom>
                    <a:noFill/>
                    <a:ln w="9525">
                      <a:noFill/>
                      <a:miter lim="800000"/>
                      <a:headEnd/>
                      <a:tailEnd/>
                    </a:ln>
                  </pic:spPr>
                </pic:pic>
              </a:graphicData>
            </a:graphic>
          </wp:inline>
        </w:drawing>
      </w:r>
    </w:p>
    <w:p w14:paraId="49F3475F" w14:textId="77777777" w:rsidR="0044093F" w:rsidRDefault="0044093F" w:rsidP="0044093F">
      <w:pPr>
        <w:keepNext/>
        <w:jc w:val="center"/>
      </w:pPr>
      <w:r>
        <w:t>Figure 4: Harvest Tool Deployment (Local Registry)</w:t>
      </w:r>
    </w:p>
    <w:p w14:paraId="1505DEF5" w14:textId="77777777" w:rsidR="0044093F" w:rsidRDefault="0044093F" w:rsidP="0044093F">
      <w:pPr>
        <w:jc w:val="both"/>
      </w:pPr>
    </w:p>
    <w:p w14:paraId="1D470F82" w14:textId="77777777" w:rsidR="0044093F" w:rsidRDefault="0044093F" w:rsidP="0044093F">
      <w:pPr>
        <w:jc w:val="both"/>
      </w:pPr>
      <w:r>
        <w:t xml:space="preserve">The Harvest tool provides for execution from the command-line as well as from a scheduler application. A network file system enables access to the PDS3 and PDS4 archive data repositories. The phrase “network file system” is used generically here since the actual implementation may vary from Node to Node based on the choice of platform available at the Node. The Harvest tool submits product registrations to the Registry service via its REST-based interface using the Hypertext Transfer Protocol (HTTP). </w:t>
      </w:r>
    </w:p>
    <w:p w14:paraId="4A2AB209" w14:textId="77777777" w:rsidR="0044093F" w:rsidRDefault="0044093F" w:rsidP="0044093F">
      <w:pPr>
        <w:jc w:val="both"/>
      </w:pPr>
    </w:p>
    <w:p w14:paraId="62FCEBDE" w14:textId="77777777" w:rsidR="0044093F" w:rsidRDefault="0044093F" w:rsidP="0044093F">
      <w:pPr>
        <w:jc w:val="both"/>
      </w:pPr>
      <w:r>
        <w:t>A second deployment scenario involves deploying the Harvest tool at the Node but having the product registrations submitted to a remote Registry service hosted at the Engineering Node. This is not the preferred scenario but could be useful during the Build 1 checkout phase where only one or two candidate Nodes will have the preferred deployment. The following diagram depicts this deployment scenario:</w:t>
      </w:r>
    </w:p>
    <w:p w14:paraId="1BF1935E" w14:textId="77777777" w:rsidR="0044093F" w:rsidRDefault="0044093F" w:rsidP="0044093F">
      <w:pPr>
        <w:jc w:val="both"/>
      </w:pPr>
    </w:p>
    <w:p w14:paraId="1DAF5052" w14:textId="77777777" w:rsidR="0044093F" w:rsidRDefault="00F328F8" w:rsidP="0044093F">
      <w:pPr>
        <w:jc w:val="both"/>
      </w:pPr>
      <w:r>
        <w:rPr>
          <w:noProof/>
        </w:rPr>
        <w:drawing>
          <wp:inline distT="0" distB="0" distL="0" distR="0" wp14:anchorId="7632CA9B" wp14:editId="15939EC3">
            <wp:extent cx="5486400" cy="3378200"/>
            <wp:effectExtent l="25400" t="0" r="0" b="0"/>
            <wp:docPr id="7" name="Picture 7" descr="pds2010_harvest_design_deplo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s2010_harvest_design_deploy2"/>
                    <pic:cNvPicPr>
                      <a:picLocks noChangeAspect="1" noChangeArrowheads="1"/>
                    </pic:cNvPicPr>
                  </pic:nvPicPr>
                  <pic:blipFill>
                    <a:blip r:embed="rId19"/>
                    <a:srcRect/>
                    <a:stretch>
                      <a:fillRect/>
                    </a:stretch>
                  </pic:blipFill>
                  <pic:spPr bwMode="auto">
                    <a:xfrm>
                      <a:off x="0" y="0"/>
                      <a:ext cx="5486400" cy="3378200"/>
                    </a:xfrm>
                    <a:prstGeom prst="rect">
                      <a:avLst/>
                    </a:prstGeom>
                    <a:noFill/>
                    <a:ln w="9525">
                      <a:noFill/>
                      <a:miter lim="800000"/>
                      <a:headEnd/>
                      <a:tailEnd/>
                    </a:ln>
                  </pic:spPr>
                </pic:pic>
              </a:graphicData>
            </a:graphic>
          </wp:inline>
        </w:drawing>
      </w:r>
    </w:p>
    <w:p w14:paraId="69A92517" w14:textId="77777777" w:rsidR="0044093F" w:rsidRDefault="0044093F" w:rsidP="0044093F">
      <w:pPr>
        <w:jc w:val="center"/>
      </w:pPr>
      <w:r>
        <w:t>Figure 5: Harvest Tool Deployment (Remote Registry)</w:t>
      </w:r>
    </w:p>
    <w:p w14:paraId="1900D241" w14:textId="77777777" w:rsidR="0044093F" w:rsidRDefault="0044093F" w:rsidP="0044093F">
      <w:pPr>
        <w:jc w:val="both"/>
      </w:pPr>
    </w:p>
    <w:p w14:paraId="4F8EB47F" w14:textId="77777777" w:rsidR="0044093F" w:rsidRDefault="0044093F" w:rsidP="0044093F">
      <w:pPr>
        <w:jc w:val="both"/>
      </w:pPr>
    </w:p>
    <w:p w14:paraId="30AF3E69" w14:textId="77777777" w:rsidR="0044093F" w:rsidRDefault="0044093F">
      <w:pPr>
        <w:pStyle w:val="Heading1"/>
        <w:rPr>
          <w:i/>
        </w:rPr>
      </w:pPr>
      <w:r>
        <w:rPr>
          <w:b w:val="0"/>
          <w:caps w:val="0"/>
          <w:sz w:val="24"/>
        </w:rPr>
        <w:br w:type="page"/>
      </w:r>
      <w:bookmarkStart w:id="486" w:name="_Toc239660573"/>
      <w:r>
        <w:t>DEtailed Design</w:t>
      </w:r>
      <w:bookmarkEnd w:id="486"/>
      <w:r>
        <w:rPr>
          <w:i/>
        </w:rPr>
        <w:t xml:space="preserve"> </w:t>
      </w:r>
    </w:p>
    <w:p w14:paraId="4DFA068E" w14:textId="77777777" w:rsidR="0044093F" w:rsidRDefault="0044093F" w:rsidP="0044093F">
      <w:pPr>
        <w:jc w:val="both"/>
      </w:pPr>
    </w:p>
    <w:p w14:paraId="0BDA4936" w14:textId="77777777" w:rsidR="0044093F" w:rsidRDefault="003B5F96" w:rsidP="0044093F">
      <w:pPr>
        <w:jc w:val="both"/>
      </w:pPr>
      <w:r>
        <w:t>This section offers a more detailed look at certain aspects of the Harvest Tool design. The following diagram details the activity flow of the software:</w:t>
      </w:r>
    </w:p>
    <w:bookmarkEnd w:id="472"/>
    <w:bookmarkEnd w:id="473"/>
    <w:bookmarkEnd w:id="474"/>
    <w:bookmarkEnd w:id="475"/>
    <w:bookmarkEnd w:id="476"/>
    <w:bookmarkEnd w:id="477"/>
    <w:bookmarkEnd w:id="478"/>
    <w:bookmarkEnd w:id="479"/>
    <w:bookmarkEnd w:id="480"/>
    <w:bookmarkEnd w:id="481"/>
    <w:p w14:paraId="50374501" w14:textId="77777777" w:rsidR="0044093F" w:rsidRDefault="0044093F" w:rsidP="0044093F">
      <w:pPr>
        <w:jc w:val="both"/>
      </w:pPr>
    </w:p>
    <w:p w14:paraId="735F0D87" w14:textId="77777777" w:rsidR="00253B56" w:rsidRDefault="00253B56" w:rsidP="00105A4C">
      <w:pPr>
        <w:jc w:val="center"/>
      </w:pPr>
      <w:r>
        <w:rPr>
          <w:noProof/>
        </w:rPr>
        <w:drawing>
          <wp:inline distT="0" distB="0" distL="0" distR="0" wp14:anchorId="5B3E5B75" wp14:editId="02476F53">
            <wp:extent cx="2498217" cy="5238877"/>
            <wp:effectExtent l="25400" t="0" r="0" b="0"/>
            <wp:docPr id="8" name="Picture 7" descr="pds2010_harvest_design_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harvest_design_activity1.jpg"/>
                    <pic:cNvPicPr/>
                  </pic:nvPicPr>
                  <pic:blipFill>
                    <a:blip r:embed="rId20"/>
                    <a:stretch>
                      <a:fillRect/>
                    </a:stretch>
                  </pic:blipFill>
                  <pic:spPr>
                    <a:xfrm>
                      <a:off x="0" y="0"/>
                      <a:ext cx="2498217" cy="5238877"/>
                    </a:xfrm>
                    <a:prstGeom prst="rect">
                      <a:avLst/>
                    </a:prstGeom>
                  </pic:spPr>
                </pic:pic>
              </a:graphicData>
            </a:graphic>
          </wp:inline>
        </w:drawing>
      </w:r>
    </w:p>
    <w:p w14:paraId="2096EFE7" w14:textId="77777777" w:rsidR="003B5F96" w:rsidRDefault="003B5F96" w:rsidP="003B5F96">
      <w:pPr>
        <w:jc w:val="center"/>
      </w:pPr>
      <w:r>
        <w:t>Figure 6: Harvest Tool Activity</w:t>
      </w:r>
      <w:r w:rsidR="004C22B7">
        <w:t xml:space="preserve"> (Overview)</w:t>
      </w:r>
    </w:p>
    <w:p w14:paraId="597E2E22" w14:textId="77777777" w:rsidR="003B5F96" w:rsidRDefault="003B5F96" w:rsidP="0044093F">
      <w:pPr>
        <w:jc w:val="both"/>
      </w:pPr>
    </w:p>
    <w:p w14:paraId="58BCB78D" w14:textId="77777777" w:rsidR="00253B56" w:rsidRDefault="00CB6471" w:rsidP="0044093F">
      <w:pPr>
        <w:jc w:val="both"/>
      </w:pPr>
      <w:r>
        <w:t xml:space="preserve">The </w:t>
      </w:r>
      <w:r w:rsidR="00524758">
        <w:t>activity</w:t>
      </w:r>
      <w:r>
        <w:t xml:space="preserve"> titled “Process Product *” in the diagram above represents an iteration over all candidate products identified via the provided manifest or by crawling the specified target directory.</w:t>
      </w:r>
    </w:p>
    <w:p w14:paraId="5ADA76F6" w14:textId="77777777" w:rsidR="00253B56" w:rsidRDefault="00253B56" w:rsidP="0044093F">
      <w:pPr>
        <w:jc w:val="both"/>
      </w:pPr>
    </w:p>
    <w:p w14:paraId="0A1293F0" w14:textId="77777777" w:rsidR="00253B56" w:rsidRDefault="00253B56" w:rsidP="00105A4C">
      <w:pPr>
        <w:pStyle w:val="Heading2"/>
      </w:pPr>
      <w:bookmarkStart w:id="487" w:name="_Toc239660574"/>
      <w:r>
        <w:t>Process Product</w:t>
      </w:r>
      <w:bookmarkEnd w:id="487"/>
    </w:p>
    <w:p w14:paraId="05C20621" w14:textId="77777777" w:rsidR="00253B56" w:rsidRDefault="00253B56" w:rsidP="0044093F">
      <w:pPr>
        <w:jc w:val="both"/>
      </w:pPr>
    </w:p>
    <w:p w14:paraId="7F71CC58" w14:textId="77777777" w:rsidR="004C22B7" w:rsidRDefault="004C22B7" w:rsidP="0044093F">
      <w:pPr>
        <w:jc w:val="both"/>
      </w:pPr>
      <w:r>
        <w:t xml:space="preserve">The following diagram details the activity flow for </w:t>
      </w:r>
      <w:r w:rsidR="00524758">
        <w:t>t</w:t>
      </w:r>
      <w:r w:rsidR="00253B56">
        <w:t xml:space="preserve">his </w:t>
      </w:r>
      <w:r w:rsidR="00524758">
        <w:t>activity</w:t>
      </w:r>
      <w:r>
        <w:t>:</w:t>
      </w:r>
    </w:p>
    <w:p w14:paraId="4BB93A30" w14:textId="77777777" w:rsidR="004C22B7" w:rsidRDefault="004C22B7" w:rsidP="0044093F">
      <w:pPr>
        <w:jc w:val="both"/>
      </w:pPr>
    </w:p>
    <w:p w14:paraId="1BFA24C6" w14:textId="77777777" w:rsidR="00253B56" w:rsidRDefault="00253B56" w:rsidP="00105A4C">
      <w:pPr>
        <w:jc w:val="center"/>
      </w:pPr>
      <w:r>
        <w:rPr>
          <w:noProof/>
        </w:rPr>
        <w:drawing>
          <wp:inline distT="0" distB="0" distL="0" distR="0" wp14:anchorId="09867223" wp14:editId="05D557ED">
            <wp:extent cx="5486400" cy="5391785"/>
            <wp:effectExtent l="25400" t="0" r="0" b="0"/>
            <wp:docPr id="9" name="Picture 8" descr="pds2010_harvest_design_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harvest_design_activity2.jpg"/>
                    <pic:cNvPicPr/>
                  </pic:nvPicPr>
                  <pic:blipFill>
                    <a:blip r:embed="rId21"/>
                    <a:stretch>
                      <a:fillRect/>
                    </a:stretch>
                  </pic:blipFill>
                  <pic:spPr>
                    <a:xfrm>
                      <a:off x="0" y="0"/>
                      <a:ext cx="5486400" cy="5391785"/>
                    </a:xfrm>
                    <a:prstGeom prst="rect">
                      <a:avLst/>
                    </a:prstGeom>
                  </pic:spPr>
                </pic:pic>
              </a:graphicData>
            </a:graphic>
          </wp:inline>
        </w:drawing>
      </w:r>
    </w:p>
    <w:p w14:paraId="66617188" w14:textId="77777777" w:rsidR="004C22B7" w:rsidRDefault="004C22B7" w:rsidP="004C22B7">
      <w:pPr>
        <w:jc w:val="center"/>
      </w:pPr>
      <w:r>
        <w:t>Figure 7: Harvest Tool Activity (Process Product)</w:t>
      </w:r>
    </w:p>
    <w:p w14:paraId="434D51B0" w14:textId="77777777" w:rsidR="004C22B7" w:rsidRDefault="004C22B7" w:rsidP="0044093F">
      <w:pPr>
        <w:jc w:val="both"/>
      </w:pPr>
    </w:p>
    <w:p w14:paraId="08439A44" w14:textId="77777777" w:rsidR="00CB6471" w:rsidRDefault="003F589A" w:rsidP="0044093F">
      <w:pPr>
        <w:jc w:val="both"/>
      </w:pPr>
      <w:r>
        <w:t xml:space="preserve">Although not depicted in the diagram above, the Extract Metadata </w:t>
      </w:r>
      <w:r w:rsidR="00253B56">
        <w:t xml:space="preserve">activity </w:t>
      </w:r>
      <w:r>
        <w:t>could result in one of two logged errors. The first is that the product label is not well-formed XML and the second is that the product type specified in the label does not match one of the product types specified in the Harvest tool configuration file.</w:t>
      </w:r>
    </w:p>
    <w:p w14:paraId="2481E790" w14:textId="77777777" w:rsidR="00253B56" w:rsidRDefault="00253B56" w:rsidP="0044093F">
      <w:pPr>
        <w:jc w:val="both"/>
      </w:pPr>
    </w:p>
    <w:p w14:paraId="269D5662" w14:textId="77777777" w:rsidR="00253B56" w:rsidRDefault="00253B56" w:rsidP="0044093F">
      <w:pPr>
        <w:jc w:val="both"/>
      </w:pPr>
      <w:r>
        <w:t>The Register File Products activity identified above requires Harvest to identify the files associated with the registered product</w:t>
      </w:r>
      <w:r w:rsidR="00313FBD">
        <w:t xml:space="preserve"> and then register a separate product for each file</w:t>
      </w:r>
      <w:r>
        <w:t>.</w:t>
      </w:r>
      <w:r w:rsidR="00313FBD">
        <w:t xml:space="preserve"> </w:t>
      </w:r>
      <w:r w:rsidR="0038208A">
        <w:t xml:space="preserve">Every product will have at least one associated file, which is the product label file. The information for this file is gleaned from the bundle or collection inventory or from crawling a bundle or collection directory. Any other associated files for a product are defined in the product label with a </w:t>
      </w:r>
      <w:proofErr w:type="spellStart"/>
      <w:r w:rsidR="0038208A" w:rsidRPr="00105A4C">
        <w:rPr>
          <w:i/>
        </w:rPr>
        <w:t>File_Area</w:t>
      </w:r>
      <w:proofErr w:type="spellEnd"/>
      <w:r w:rsidR="0038208A" w:rsidRPr="00105A4C">
        <w:rPr>
          <w:i/>
        </w:rPr>
        <w:t>_*</w:t>
      </w:r>
      <w:r w:rsidR="0038208A">
        <w:t xml:space="preserve"> block. Once the file-specific products have been registered, an association is registered for each associating the file with its parent product.</w:t>
      </w:r>
    </w:p>
    <w:p w14:paraId="7D07A39F" w14:textId="77777777" w:rsidR="00CB6471" w:rsidRDefault="00CB6471" w:rsidP="0044093F">
      <w:pPr>
        <w:jc w:val="both"/>
      </w:pPr>
    </w:p>
    <w:p w14:paraId="291D098B" w14:textId="77777777" w:rsidR="00C11BF4" w:rsidRDefault="00253B56" w:rsidP="00105A4C">
      <w:pPr>
        <w:pStyle w:val="Heading2"/>
        <w:keepNext w:val="0"/>
      </w:pPr>
      <w:bookmarkStart w:id="488" w:name="_Toc239660575"/>
      <w:r>
        <w:t>Register Associations</w:t>
      </w:r>
      <w:bookmarkEnd w:id="488"/>
    </w:p>
    <w:p w14:paraId="5A03D9DC" w14:textId="77777777" w:rsidR="00C11BF4" w:rsidRDefault="00C11BF4" w:rsidP="00105A4C">
      <w:pPr>
        <w:jc w:val="both"/>
      </w:pPr>
    </w:p>
    <w:p w14:paraId="60C9A7E2" w14:textId="77777777" w:rsidR="00C11BF4" w:rsidRDefault="00DD6D07" w:rsidP="00105A4C">
      <w:pPr>
        <w:jc w:val="both"/>
      </w:pPr>
      <w:r>
        <w:t xml:space="preserve">In general, references are specified in PDS product labels in order to direct users to additional information with respect to a given product. </w:t>
      </w:r>
      <w:r w:rsidR="00652B7E">
        <w:t xml:space="preserve">The Registry and Search services may also use these references to represent explicit links between products. This section focuses on how the Harvest tool </w:t>
      </w:r>
      <w:r w:rsidR="00C84BDC">
        <w:t>identifies and represents these references to the Registry service.</w:t>
      </w:r>
    </w:p>
    <w:p w14:paraId="333A7693" w14:textId="77777777" w:rsidR="00C11BF4" w:rsidRDefault="00C11BF4" w:rsidP="00C11BF4">
      <w:pPr>
        <w:jc w:val="both"/>
      </w:pPr>
    </w:p>
    <w:p w14:paraId="64E3A756" w14:textId="77777777" w:rsidR="00C11BF4" w:rsidRDefault="00196472" w:rsidP="00C11BF4">
      <w:pPr>
        <w:jc w:val="both"/>
      </w:pPr>
      <w:r>
        <w:t xml:space="preserve">References in the PDS product label come in two forms, specified by </w:t>
      </w:r>
      <w:r w:rsidR="00C87358">
        <w:t>the Logical Identifier / Version Identifier (</w:t>
      </w:r>
      <w:r>
        <w:t>LIDVID</w:t>
      </w:r>
      <w:r w:rsidR="00C87358">
        <w:t>) combination</w:t>
      </w:r>
      <w:r>
        <w:t xml:space="preserve"> or </w:t>
      </w:r>
      <w:r w:rsidR="00C87358">
        <w:t xml:space="preserve">just </w:t>
      </w:r>
      <w:r>
        <w:t xml:space="preserve">specified by </w:t>
      </w:r>
      <w:r w:rsidR="00C87358">
        <w:t>the Logical Identifier (</w:t>
      </w:r>
      <w:r>
        <w:t>LID</w:t>
      </w:r>
      <w:r w:rsidR="00C87358">
        <w:t>)</w:t>
      </w:r>
      <w:r>
        <w:t xml:space="preserve">. </w:t>
      </w:r>
      <w:r w:rsidR="007D6808">
        <w:t xml:space="preserve">Both forms </w:t>
      </w:r>
      <w:r w:rsidR="00ED19DA">
        <w:t xml:space="preserve">of references </w:t>
      </w:r>
      <w:r w:rsidR="007D6808">
        <w:t>identify the type of reference being specified.</w:t>
      </w:r>
      <w:r w:rsidR="0043294C">
        <w:t xml:space="preserve"> A LIDVID identifies a single unique product within PDS where the LID identifies a set of products (multiple versions). Although a LIDVID is more precise, a LID is utilized when the reference should always identify the latest version of a product.</w:t>
      </w:r>
    </w:p>
    <w:p w14:paraId="0C978874" w14:textId="77777777" w:rsidR="00C11BF4" w:rsidRDefault="00C11BF4" w:rsidP="00C11BF4">
      <w:pPr>
        <w:jc w:val="both"/>
      </w:pPr>
    </w:p>
    <w:p w14:paraId="2C5A876F" w14:textId="77777777" w:rsidR="007D6808" w:rsidRDefault="007D6808" w:rsidP="007D6808">
      <w:pPr>
        <w:pStyle w:val="Heading3"/>
      </w:pPr>
      <w:bookmarkStart w:id="489" w:name="_Toc239660576"/>
      <w:r>
        <w:t>LIDVID-Based References</w:t>
      </w:r>
      <w:bookmarkEnd w:id="489"/>
    </w:p>
    <w:p w14:paraId="280A7721" w14:textId="77777777" w:rsidR="00C11BF4" w:rsidRDefault="007D6808" w:rsidP="00C11BF4">
      <w:pPr>
        <w:jc w:val="both"/>
      </w:pPr>
      <w:r>
        <w:t xml:space="preserve">In general, LIDVID-based </w:t>
      </w:r>
      <w:r w:rsidRPr="007D6808">
        <w:t xml:space="preserve">references </w:t>
      </w:r>
      <w:r>
        <w:t>are</w:t>
      </w:r>
      <w:r w:rsidRPr="007D6808">
        <w:t xml:space="preserve"> registered as associations in the registry. The exception to this rule is if the registry configuration from the mode</w:t>
      </w:r>
      <w:r>
        <w:t>l excludes a given reference type.</w:t>
      </w:r>
      <w:r w:rsidR="00A21512">
        <w:t xml:space="preserve"> Examples of LIDVID-based references in</w:t>
      </w:r>
      <w:r w:rsidR="007953E3">
        <w:t>clude a c</w:t>
      </w:r>
      <w:r w:rsidR="00A21512">
        <w:t>ollection referencing its member products and a data product</w:t>
      </w:r>
      <w:r w:rsidR="007953E3">
        <w:t xml:space="preserve"> referencing calibration or browse products.</w:t>
      </w:r>
    </w:p>
    <w:p w14:paraId="3489039B" w14:textId="77777777" w:rsidR="00C11BF4" w:rsidRDefault="00C11BF4" w:rsidP="00C11BF4">
      <w:pPr>
        <w:jc w:val="both"/>
      </w:pPr>
    </w:p>
    <w:p w14:paraId="075C2A41" w14:textId="77777777" w:rsidR="00C11BF4" w:rsidRPr="00C11BF4" w:rsidRDefault="007D6808" w:rsidP="00C11BF4">
      <w:pPr>
        <w:pStyle w:val="Heading3"/>
      </w:pPr>
      <w:bookmarkStart w:id="490" w:name="_Toc239660577"/>
      <w:r>
        <w:t>LID-Based References</w:t>
      </w:r>
      <w:bookmarkEnd w:id="490"/>
    </w:p>
    <w:p w14:paraId="75CDA407" w14:textId="77777777" w:rsidR="00CB6471" w:rsidRDefault="007D6808" w:rsidP="0044093F">
      <w:pPr>
        <w:jc w:val="both"/>
      </w:pPr>
      <w:r>
        <w:t xml:space="preserve">Since LID-based references </w:t>
      </w:r>
      <w:r w:rsidR="00803197">
        <w:t>cannot be tied to a specific product in the registry, they will not result in a registered association.</w:t>
      </w:r>
      <w:r w:rsidR="0083729E">
        <w:t xml:space="preserve"> LID-based references are handled as follows:</w:t>
      </w:r>
    </w:p>
    <w:p w14:paraId="6D1A8505" w14:textId="77777777" w:rsidR="003B5F96" w:rsidRDefault="003B5F96" w:rsidP="0044093F">
      <w:pPr>
        <w:jc w:val="both"/>
      </w:pPr>
    </w:p>
    <w:p w14:paraId="2D6E00FC" w14:textId="77777777" w:rsidR="00C11BF4" w:rsidRPr="00C11BF4" w:rsidRDefault="00C11BF4" w:rsidP="00C11BF4">
      <w:pPr>
        <w:ind w:left="720"/>
        <w:jc w:val="both"/>
        <w:rPr>
          <w:b/>
        </w:rPr>
      </w:pPr>
      <w:r w:rsidRPr="00C11BF4">
        <w:rPr>
          <w:b/>
        </w:rPr>
        <w:t>Bundle to Member Collection</w:t>
      </w:r>
    </w:p>
    <w:p w14:paraId="70289A3C" w14:textId="77777777" w:rsidR="00C11BF4" w:rsidRDefault="00803197" w:rsidP="00C11BF4">
      <w:pPr>
        <w:ind w:left="720"/>
        <w:jc w:val="both"/>
      </w:pPr>
      <w:r>
        <w:t xml:space="preserve">These references are LID-based and have different reference type values </w:t>
      </w:r>
      <w:r w:rsidR="00FD40A9">
        <w:t xml:space="preserve">(e.g., </w:t>
      </w:r>
      <w:proofErr w:type="spellStart"/>
      <w:r w:rsidR="00FD40A9">
        <w:t>has_data_collection</w:t>
      </w:r>
      <w:proofErr w:type="spellEnd"/>
      <w:r w:rsidR="00FD40A9">
        <w:t xml:space="preserve">) </w:t>
      </w:r>
      <w:r>
        <w:t>based on the collection referenced. For each reference, Harvest create</w:t>
      </w:r>
      <w:r w:rsidR="00AC1C8B">
        <w:t>s</w:t>
      </w:r>
      <w:r>
        <w:t xml:space="preserve"> a slot named according to the </w:t>
      </w:r>
      <w:r w:rsidR="00FD40A9">
        <w:t xml:space="preserve">reference </w:t>
      </w:r>
      <w:r>
        <w:t>type</w:t>
      </w:r>
      <w:r w:rsidR="00DD1D28">
        <w:t xml:space="preserve"> </w:t>
      </w:r>
      <w:r>
        <w:t>and populate</w:t>
      </w:r>
      <w:r w:rsidR="00AC1C8B">
        <w:t>s</w:t>
      </w:r>
      <w:r>
        <w:t xml:space="preserve"> it with the LID for the referenced collection.</w:t>
      </w:r>
    </w:p>
    <w:p w14:paraId="60B1F611" w14:textId="77777777" w:rsidR="00803197" w:rsidRDefault="00803197" w:rsidP="00803197">
      <w:pPr>
        <w:jc w:val="both"/>
      </w:pPr>
    </w:p>
    <w:p w14:paraId="2639D733" w14:textId="77777777" w:rsidR="00C11BF4" w:rsidRPr="00C11BF4" w:rsidRDefault="00C11BF4" w:rsidP="00C11BF4">
      <w:pPr>
        <w:ind w:left="720"/>
        <w:jc w:val="both"/>
        <w:rPr>
          <w:b/>
        </w:rPr>
      </w:pPr>
      <w:r w:rsidRPr="00C11BF4">
        <w:rPr>
          <w:b/>
        </w:rPr>
        <w:t>Collection to Member Product</w:t>
      </w:r>
    </w:p>
    <w:p w14:paraId="14017E05" w14:textId="77777777" w:rsidR="00C11BF4" w:rsidRDefault="00803197" w:rsidP="00C11BF4">
      <w:pPr>
        <w:ind w:left="720"/>
        <w:jc w:val="both"/>
      </w:pPr>
      <w:r>
        <w:t>These references may be LID-based but have a single reference</w:t>
      </w:r>
      <w:r w:rsidR="00FD40A9">
        <w:t xml:space="preserve"> </w:t>
      </w:r>
      <w:r>
        <w:t>type</w:t>
      </w:r>
      <w:r w:rsidR="00FD40A9">
        <w:t xml:space="preserve"> (typically </w:t>
      </w:r>
      <w:proofErr w:type="spellStart"/>
      <w:r w:rsidR="00FD40A9">
        <w:t>has_member</w:t>
      </w:r>
      <w:proofErr w:type="spellEnd"/>
      <w:r w:rsidR="00FD40A9">
        <w:t>)</w:t>
      </w:r>
      <w:r w:rsidR="00A21512">
        <w:t xml:space="preserve"> specified in the c</w:t>
      </w:r>
      <w:r>
        <w:t>ollection product. Harvest create</w:t>
      </w:r>
      <w:r w:rsidR="00AC1C8B">
        <w:t>s</w:t>
      </w:r>
      <w:r>
        <w:t xml:space="preserve"> a slot named </w:t>
      </w:r>
      <w:r w:rsidR="00FD40A9">
        <w:t xml:space="preserve">according to the reference type </w:t>
      </w:r>
      <w:r>
        <w:t>and populate</w:t>
      </w:r>
      <w:r w:rsidR="00AC1C8B">
        <w:t>s</w:t>
      </w:r>
      <w:r>
        <w:t xml:space="preserve"> it with the LIDs for each product that the collection references with just a LID. </w:t>
      </w:r>
      <w:r w:rsidR="00AC1C8B">
        <w:t>For products referenced with LIDVIDs, Harvest registers a corresponding association.</w:t>
      </w:r>
    </w:p>
    <w:p w14:paraId="184C4C07" w14:textId="77777777" w:rsidR="00803197" w:rsidRDefault="00803197" w:rsidP="00803197">
      <w:pPr>
        <w:jc w:val="both"/>
      </w:pPr>
    </w:p>
    <w:p w14:paraId="420D6396" w14:textId="77777777" w:rsidR="00C11BF4" w:rsidRPr="00C11BF4" w:rsidRDefault="00C11BF4">
      <w:pPr>
        <w:keepNext/>
        <w:ind w:left="720"/>
        <w:jc w:val="both"/>
        <w:rPr>
          <w:b/>
        </w:rPr>
        <w:pPrChange w:id="491" w:author="Sean Hardman" w:date="2013-09-01T13:12:00Z">
          <w:pPr>
            <w:ind w:left="720"/>
            <w:jc w:val="both"/>
          </w:pPr>
        </w:pPrChange>
      </w:pPr>
      <w:r w:rsidRPr="00C11BF4">
        <w:rPr>
          <w:b/>
        </w:rPr>
        <w:t>Any Product to Context Product</w:t>
      </w:r>
    </w:p>
    <w:p w14:paraId="16B2506E" w14:textId="77777777" w:rsidR="00C11BF4" w:rsidRDefault="00803197">
      <w:pPr>
        <w:keepNext/>
        <w:ind w:left="720"/>
        <w:jc w:val="both"/>
        <w:pPrChange w:id="492" w:author="Sean Hardman" w:date="2013-09-01T13:12:00Z">
          <w:pPr>
            <w:ind w:left="720"/>
            <w:jc w:val="both"/>
          </w:pPr>
        </w:pPrChange>
      </w:pPr>
      <w:r>
        <w:t xml:space="preserve">The model </w:t>
      </w:r>
      <w:r w:rsidR="00AC1C8B">
        <w:t>identifies</w:t>
      </w:r>
      <w:r>
        <w:t xml:space="preserve"> classification schemes for each of the context product types (e.g., investigation, instrument, target, etc.). Harvest, based on the reference</w:t>
      </w:r>
      <w:r w:rsidR="00FD40A9">
        <w:t xml:space="preserve"> </w:t>
      </w:r>
      <w:r>
        <w:t xml:space="preserve">type (e.g., </w:t>
      </w:r>
      <w:proofErr w:type="spellStart"/>
      <w:r>
        <w:t>has_investigation</w:t>
      </w:r>
      <w:proofErr w:type="spellEnd"/>
      <w:r>
        <w:t xml:space="preserve">, </w:t>
      </w:r>
      <w:proofErr w:type="spellStart"/>
      <w:r>
        <w:t>has_instrument</w:t>
      </w:r>
      <w:proofErr w:type="spellEnd"/>
      <w:r>
        <w:t xml:space="preserve">, </w:t>
      </w:r>
      <w:proofErr w:type="spellStart"/>
      <w:r>
        <w:t>has_target</w:t>
      </w:r>
      <w:proofErr w:type="spellEnd"/>
      <w:r>
        <w:t xml:space="preserve">, etc.), </w:t>
      </w:r>
      <w:r w:rsidR="00AC1C8B">
        <w:t>identifies</w:t>
      </w:r>
      <w:r>
        <w:t xml:space="preserve"> </w:t>
      </w:r>
      <w:r w:rsidR="00AC1C8B">
        <w:t>a reference</w:t>
      </w:r>
      <w:r>
        <w:t xml:space="preserve"> to a context product, look</w:t>
      </w:r>
      <w:r w:rsidR="00AC1C8B">
        <w:t>s</w:t>
      </w:r>
      <w:r>
        <w:t xml:space="preserve"> up the corresponding classification node and </w:t>
      </w:r>
      <w:r w:rsidR="00AC1C8B">
        <w:t xml:space="preserve">then </w:t>
      </w:r>
      <w:r>
        <w:t>add</w:t>
      </w:r>
      <w:r w:rsidR="00AC1C8B">
        <w:t>s</w:t>
      </w:r>
      <w:r>
        <w:t xml:space="preserve"> that classification to the product </w:t>
      </w:r>
      <w:r w:rsidR="00AC1C8B">
        <w:t>metadata</w:t>
      </w:r>
      <w:r>
        <w:t xml:space="preserve"> upon registration.</w:t>
      </w:r>
    </w:p>
    <w:p w14:paraId="51C444C1" w14:textId="77777777" w:rsidR="00803197" w:rsidRDefault="00803197" w:rsidP="0044093F">
      <w:pPr>
        <w:jc w:val="both"/>
      </w:pPr>
    </w:p>
    <w:p w14:paraId="718E942D" w14:textId="77777777" w:rsidR="00C11BF4" w:rsidRPr="00C11BF4" w:rsidRDefault="00C11BF4" w:rsidP="00C11BF4">
      <w:pPr>
        <w:ind w:left="720"/>
        <w:jc w:val="both"/>
        <w:rPr>
          <w:b/>
        </w:rPr>
      </w:pPr>
      <w:r w:rsidRPr="00C11BF4">
        <w:rPr>
          <w:b/>
        </w:rPr>
        <w:t>Any Product to Another Product</w:t>
      </w:r>
    </w:p>
    <w:p w14:paraId="05D76A0D" w14:textId="77777777" w:rsidR="00C11BF4" w:rsidRDefault="004936E9" w:rsidP="00C11BF4">
      <w:pPr>
        <w:ind w:left="720"/>
        <w:jc w:val="both"/>
      </w:pPr>
      <w:r>
        <w:t>These references are handled just like the Bundle to Member Collection references.</w:t>
      </w:r>
    </w:p>
    <w:p w14:paraId="340C372F" w14:textId="77777777" w:rsidR="0034092F" w:rsidRDefault="0034092F" w:rsidP="0044093F">
      <w:pPr>
        <w:jc w:val="both"/>
      </w:pPr>
    </w:p>
    <w:p w14:paraId="53ADE455" w14:textId="77777777" w:rsidR="00803197" w:rsidRPr="00DC3F7F" w:rsidRDefault="00803197" w:rsidP="0044093F">
      <w:pPr>
        <w:jc w:val="both"/>
      </w:pPr>
    </w:p>
    <w:p w14:paraId="511D7E0C" w14:textId="77777777" w:rsidR="0044093F" w:rsidRDefault="0044093F" w:rsidP="0044093F">
      <w:pPr>
        <w:pStyle w:val="Heading6"/>
      </w:pPr>
      <w:r w:rsidRPr="00BB4D2C">
        <w:rPr>
          <w:b w:val="0"/>
          <w:caps w:val="0"/>
          <w:sz w:val="24"/>
        </w:rPr>
        <w:br w:type="page"/>
      </w:r>
      <w:r>
        <w:t xml:space="preserve"> </w:t>
      </w:r>
      <w:bookmarkStart w:id="493" w:name="_Toc239660578"/>
      <w:r>
        <w:t>Acronyms</w:t>
      </w:r>
      <w:bookmarkEnd w:id="493"/>
    </w:p>
    <w:p w14:paraId="73798526" w14:textId="77777777" w:rsidR="0044093F" w:rsidRDefault="0044093F" w:rsidP="0044093F">
      <w:pPr>
        <w:jc w:val="both"/>
      </w:pPr>
    </w:p>
    <w:p w14:paraId="17F5E723" w14:textId="77777777" w:rsidR="0044093F" w:rsidRDefault="0044093F" w:rsidP="0044093F">
      <w:pPr>
        <w:jc w:val="both"/>
      </w:pPr>
      <w:r>
        <w:t>The following acronyms pertain to this document:</w:t>
      </w:r>
    </w:p>
    <w:p w14:paraId="4FB0E595" w14:textId="77777777" w:rsidR="0044093F" w:rsidRDefault="0044093F" w:rsidP="0044093F">
      <w:pPr>
        <w:jc w:val="both"/>
      </w:pPr>
    </w:p>
    <w:p w14:paraId="506463FD" w14:textId="77777777" w:rsidR="0044093F" w:rsidRDefault="0044093F" w:rsidP="0044093F">
      <w:pPr>
        <w:tabs>
          <w:tab w:val="left" w:pos="1440"/>
        </w:tabs>
        <w:autoSpaceDE w:val="0"/>
        <w:rPr>
          <w:color w:val="000000"/>
        </w:rPr>
      </w:pPr>
      <w:r>
        <w:rPr>
          <w:color w:val="000000"/>
        </w:rPr>
        <w:t>API</w:t>
      </w:r>
      <w:r>
        <w:rPr>
          <w:color w:val="000000"/>
        </w:rPr>
        <w:tab/>
        <w:t>Application Programming Interface</w:t>
      </w:r>
    </w:p>
    <w:p w14:paraId="365CB91A" w14:textId="77777777" w:rsidR="00FA2019" w:rsidRDefault="00FA2019" w:rsidP="0044093F">
      <w:pPr>
        <w:tabs>
          <w:tab w:val="left" w:pos="1440"/>
        </w:tabs>
        <w:autoSpaceDE w:val="0"/>
        <w:rPr>
          <w:color w:val="000000"/>
        </w:rPr>
      </w:pPr>
      <w:r>
        <w:rPr>
          <w:color w:val="000000"/>
        </w:rPr>
        <w:t>CAS</w:t>
      </w:r>
      <w:r>
        <w:rPr>
          <w:color w:val="000000"/>
        </w:rPr>
        <w:tab/>
        <w:t>Catalog and Archive Service</w:t>
      </w:r>
    </w:p>
    <w:p w14:paraId="1E35EC45" w14:textId="77777777" w:rsidR="001952F7" w:rsidRDefault="001952F7" w:rsidP="0044093F">
      <w:pPr>
        <w:tabs>
          <w:tab w:val="left" w:pos="1440"/>
        </w:tabs>
        <w:autoSpaceDE w:val="0"/>
        <w:rPr>
          <w:color w:val="000000"/>
        </w:rPr>
      </w:pPr>
      <w:r>
        <w:rPr>
          <w:color w:val="000000"/>
        </w:rPr>
        <w:t>CLI</w:t>
      </w:r>
      <w:r>
        <w:rPr>
          <w:color w:val="000000"/>
        </w:rPr>
        <w:tab/>
        <w:t>Command-Line Interface</w:t>
      </w:r>
    </w:p>
    <w:p w14:paraId="15B5D408" w14:textId="77777777" w:rsidR="0044093F" w:rsidRDefault="0044093F" w:rsidP="0044093F">
      <w:pPr>
        <w:tabs>
          <w:tab w:val="left" w:pos="1440"/>
        </w:tabs>
        <w:autoSpaceDE w:val="0"/>
        <w:rPr>
          <w:color w:val="000000"/>
        </w:rPr>
      </w:pPr>
      <w:r>
        <w:rPr>
          <w:color w:val="000000"/>
        </w:rPr>
        <w:t>HTTP</w:t>
      </w:r>
      <w:r>
        <w:rPr>
          <w:color w:val="000000"/>
        </w:rPr>
        <w:tab/>
      </w:r>
      <w:r>
        <w:t>Hypertext Transfer Protocol</w:t>
      </w:r>
    </w:p>
    <w:p w14:paraId="7B93FCE3" w14:textId="77777777" w:rsidR="0044093F" w:rsidRDefault="0044093F" w:rsidP="0044093F">
      <w:pPr>
        <w:tabs>
          <w:tab w:val="left" w:pos="1440"/>
        </w:tabs>
        <w:autoSpaceDE w:val="0"/>
        <w:rPr>
          <w:color w:val="000000"/>
        </w:rPr>
      </w:pPr>
      <w:r>
        <w:rPr>
          <w:color w:val="000000"/>
        </w:rPr>
        <w:t>JPL</w:t>
      </w:r>
      <w:r w:rsidRPr="00A23D75">
        <w:rPr>
          <w:color w:val="000000"/>
        </w:rPr>
        <w:tab/>
        <w:t>Jet Propulsion Laboratory</w:t>
      </w:r>
    </w:p>
    <w:p w14:paraId="77598354" w14:textId="77777777" w:rsidR="00C87358" w:rsidRDefault="00C87358" w:rsidP="0044093F">
      <w:pPr>
        <w:tabs>
          <w:tab w:val="left" w:pos="1440"/>
        </w:tabs>
        <w:autoSpaceDE w:val="0"/>
        <w:rPr>
          <w:color w:val="000000"/>
        </w:rPr>
      </w:pPr>
      <w:r>
        <w:rPr>
          <w:color w:val="000000"/>
        </w:rPr>
        <w:t>LID</w:t>
      </w:r>
      <w:r>
        <w:rPr>
          <w:color w:val="000000"/>
        </w:rPr>
        <w:tab/>
        <w:t>Logical Identifier</w:t>
      </w:r>
    </w:p>
    <w:p w14:paraId="401018E3" w14:textId="77777777" w:rsidR="00C87358" w:rsidRDefault="00C87358" w:rsidP="0044093F">
      <w:pPr>
        <w:tabs>
          <w:tab w:val="left" w:pos="1440"/>
        </w:tabs>
        <w:autoSpaceDE w:val="0"/>
        <w:rPr>
          <w:color w:val="000000"/>
        </w:rPr>
      </w:pPr>
      <w:r>
        <w:rPr>
          <w:color w:val="000000"/>
        </w:rPr>
        <w:t>LIDVID</w:t>
      </w:r>
      <w:r>
        <w:rPr>
          <w:color w:val="000000"/>
        </w:rPr>
        <w:tab/>
        <w:t>Logical Identifier / Version Identifier</w:t>
      </w:r>
    </w:p>
    <w:p w14:paraId="4497A18B" w14:textId="77777777" w:rsidR="0044093F" w:rsidRDefault="0044093F" w:rsidP="0044093F">
      <w:pPr>
        <w:tabs>
          <w:tab w:val="left" w:pos="1440"/>
        </w:tabs>
        <w:autoSpaceDE w:val="0"/>
        <w:rPr>
          <w:color w:val="000000"/>
        </w:rPr>
      </w:pPr>
      <w:r w:rsidRPr="00A23D75">
        <w:rPr>
          <w:color w:val="000000"/>
        </w:rPr>
        <w:t>NASA</w:t>
      </w:r>
      <w:r w:rsidRPr="00A23D75">
        <w:rPr>
          <w:color w:val="000000"/>
        </w:rPr>
        <w:tab/>
        <w:t>National Aeronautics and Space Administration</w:t>
      </w:r>
    </w:p>
    <w:p w14:paraId="081D2C9D" w14:textId="77777777" w:rsidR="00FA2019" w:rsidRDefault="00FA2019" w:rsidP="0044093F">
      <w:pPr>
        <w:tabs>
          <w:tab w:val="left" w:pos="1440"/>
        </w:tabs>
        <w:autoSpaceDE w:val="0"/>
        <w:rPr>
          <w:color w:val="000000"/>
        </w:rPr>
      </w:pPr>
      <w:r>
        <w:rPr>
          <w:color w:val="000000"/>
        </w:rPr>
        <w:t>OODT</w:t>
      </w:r>
      <w:r>
        <w:rPr>
          <w:color w:val="000000"/>
        </w:rPr>
        <w:tab/>
        <w:t>Object Oriented Data Technology</w:t>
      </w:r>
    </w:p>
    <w:p w14:paraId="624531B7" w14:textId="77777777" w:rsidR="0044093F" w:rsidRDefault="0044093F" w:rsidP="0044093F">
      <w:pPr>
        <w:tabs>
          <w:tab w:val="left" w:pos="1440"/>
        </w:tabs>
        <w:autoSpaceDE w:val="0"/>
        <w:rPr>
          <w:color w:val="000000"/>
        </w:rPr>
      </w:pPr>
      <w:r>
        <w:rPr>
          <w:color w:val="000000"/>
        </w:rPr>
        <w:t>PDS</w:t>
      </w:r>
      <w:r w:rsidRPr="00A23D75">
        <w:rPr>
          <w:color w:val="000000"/>
        </w:rPr>
        <w:tab/>
        <w:t>Planetary Data System</w:t>
      </w:r>
    </w:p>
    <w:p w14:paraId="1391198B" w14:textId="77777777" w:rsidR="0044093F" w:rsidRDefault="0044093F" w:rsidP="0044093F">
      <w:pPr>
        <w:tabs>
          <w:tab w:val="left" w:pos="1440"/>
        </w:tabs>
        <w:autoSpaceDE w:val="0"/>
        <w:rPr>
          <w:color w:val="000000"/>
        </w:rPr>
      </w:pPr>
      <w:r>
        <w:rPr>
          <w:color w:val="000000"/>
        </w:rPr>
        <w:t>PDS3</w:t>
      </w:r>
      <w:r>
        <w:rPr>
          <w:color w:val="000000"/>
        </w:rPr>
        <w:tab/>
        <w:t>Version 3.8 of the PDS Standards</w:t>
      </w:r>
    </w:p>
    <w:p w14:paraId="408D97BA" w14:textId="77777777" w:rsidR="0044093F" w:rsidRDefault="0044093F" w:rsidP="0044093F">
      <w:pPr>
        <w:tabs>
          <w:tab w:val="left" w:pos="1440"/>
        </w:tabs>
        <w:autoSpaceDE w:val="0"/>
        <w:rPr>
          <w:ins w:id="494" w:author="Sean Hardman" w:date="2013-09-01T13:12:00Z"/>
          <w:color w:val="000000"/>
        </w:rPr>
      </w:pPr>
      <w:r>
        <w:rPr>
          <w:color w:val="000000"/>
        </w:rPr>
        <w:t>PDS4</w:t>
      </w:r>
      <w:r>
        <w:rPr>
          <w:color w:val="000000"/>
        </w:rPr>
        <w:tab/>
        <w:t>Version 4 of the PDS Standards</w:t>
      </w:r>
    </w:p>
    <w:p w14:paraId="1302972F" w14:textId="77777777" w:rsidR="00CA52FF" w:rsidRDefault="00CA52FF" w:rsidP="0044093F">
      <w:pPr>
        <w:tabs>
          <w:tab w:val="left" w:pos="1440"/>
        </w:tabs>
        <w:autoSpaceDE w:val="0"/>
        <w:rPr>
          <w:color w:val="000000"/>
        </w:rPr>
      </w:pPr>
      <w:ins w:id="495" w:author="Sean Hardman" w:date="2013-09-01T13:12:00Z">
        <w:r>
          <w:rPr>
            <w:color w:val="000000"/>
          </w:rPr>
          <w:t>PDS 2010</w:t>
        </w:r>
        <w:r>
          <w:rPr>
            <w:color w:val="000000"/>
          </w:rPr>
          <w:tab/>
        </w:r>
        <w:proofErr w:type="gramStart"/>
        <w:r w:rsidRPr="001360DE">
          <w:rPr>
            <w:color w:val="000000"/>
          </w:rPr>
          <w:t>The</w:t>
        </w:r>
        <w:proofErr w:type="gramEnd"/>
        <w:r w:rsidRPr="001360DE">
          <w:rPr>
            <w:color w:val="000000"/>
          </w:rPr>
          <w:t xml:space="preserve"> initial identifier of the PDS4 Project</w:t>
        </w:r>
      </w:ins>
    </w:p>
    <w:p w14:paraId="656EAD08" w14:textId="77777777" w:rsidR="0044093F" w:rsidRDefault="0044093F" w:rsidP="0044093F">
      <w:pPr>
        <w:tabs>
          <w:tab w:val="left" w:pos="1440"/>
        </w:tabs>
        <w:autoSpaceDE w:val="0"/>
        <w:rPr>
          <w:color w:val="000000"/>
        </w:rPr>
      </w:pPr>
      <w:r>
        <w:rPr>
          <w:color w:val="000000"/>
        </w:rPr>
        <w:t>REST</w:t>
      </w:r>
      <w:r>
        <w:rPr>
          <w:color w:val="000000"/>
        </w:rPr>
        <w:tab/>
        <w:t>Representational State Transfer</w:t>
      </w:r>
    </w:p>
    <w:p w14:paraId="61F0E645" w14:textId="77777777" w:rsidR="0044093F" w:rsidRDefault="0044093F" w:rsidP="0044093F">
      <w:pPr>
        <w:tabs>
          <w:tab w:val="left" w:pos="1440"/>
        </w:tabs>
        <w:autoSpaceDE w:val="0"/>
        <w:rPr>
          <w:color w:val="000000"/>
        </w:rPr>
      </w:pPr>
      <w:r>
        <w:rPr>
          <w:color w:val="000000"/>
        </w:rPr>
        <w:t>SDD</w:t>
      </w:r>
      <w:r>
        <w:rPr>
          <w:color w:val="000000"/>
        </w:rPr>
        <w:tab/>
        <w:t>Software Design Document</w:t>
      </w:r>
    </w:p>
    <w:p w14:paraId="71BEC127" w14:textId="77777777" w:rsidR="0044093F" w:rsidRDefault="0044093F" w:rsidP="0044093F">
      <w:pPr>
        <w:tabs>
          <w:tab w:val="left" w:pos="1440"/>
        </w:tabs>
        <w:autoSpaceDE w:val="0"/>
        <w:rPr>
          <w:color w:val="000000"/>
        </w:rPr>
      </w:pPr>
      <w:r>
        <w:rPr>
          <w:color w:val="000000"/>
        </w:rPr>
        <w:t>SRD</w:t>
      </w:r>
      <w:r>
        <w:rPr>
          <w:color w:val="000000"/>
        </w:rPr>
        <w:tab/>
        <w:t>Software Requirements Document</w:t>
      </w:r>
    </w:p>
    <w:p w14:paraId="3E04D813" w14:textId="77777777" w:rsidR="0044093F" w:rsidRDefault="0044093F" w:rsidP="0044093F">
      <w:pPr>
        <w:tabs>
          <w:tab w:val="left" w:pos="1440"/>
        </w:tabs>
        <w:autoSpaceDE w:val="0"/>
      </w:pPr>
      <w:r>
        <w:rPr>
          <w:color w:val="000000"/>
        </w:rPr>
        <w:t>UC</w:t>
      </w:r>
      <w:r>
        <w:rPr>
          <w:color w:val="000000"/>
        </w:rPr>
        <w:tab/>
      </w:r>
      <w:r>
        <w:t>Use Case</w:t>
      </w:r>
    </w:p>
    <w:p w14:paraId="5AE221C0" w14:textId="77777777" w:rsidR="00FA2019" w:rsidRDefault="00FA2019" w:rsidP="0044093F">
      <w:pPr>
        <w:tabs>
          <w:tab w:val="left" w:pos="1440"/>
        </w:tabs>
        <w:autoSpaceDE w:val="0"/>
      </w:pPr>
      <w:r>
        <w:t>XML</w:t>
      </w:r>
      <w:r>
        <w:tab/>
        <w:t>Extensible Markup Language</w:t>
      </w:r>
    </w:p>
    <w:p w14:paraId="30359C37" w14:textId="77777777" w:rsidR="0044093F" w:rsidRDefault="0044093F" w:rsidP="0044093F">
      <w:pPr>
        <w:jc w:val="both"/>
      </w:pPr>
    </w:p>
    <w:p w14:paraId="13B6BF2D" w14:textId="77777777" w:rsidR="0044093F" w:rsidRDefault="0044093F" w:rsidP="0044093F">
      <w:pPr>
        <w:jc w:val="both"/>
      </w:pPr>
    </w:p>
    <w:sectPr w:rsidR="0044093F" w:rsidSect="0044093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65D4D" w14:textId="77777777" w:rsidR="00AB721B" w:rsidRDefault="00C02CB0">
      <w:r>
        <w:separator/>
      </w:r>
    </w:p>
  </w:endnote>
  <w:endnote w:type="continuationSeparator" w:id="0">
    <w:p w14:paraId="123A4E22" w14:textId="77777777" w:rsidR="00AB721B" w:rsidRDefault="00C0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B4CD5" w14:textId="77777777" w:rsidR="00313FBD" w:rsidRDefault="00313F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1F6962" w14:textId="77777777" w:rsidR="00313FBD" w:rsidRDefault="00313FB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14FEC" w14:textId="77777777" w:rsidR="00313FBD" w:rsidRDefault="00313F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072C">
      <w:rPr>
        <w:rStyle w:val="PageNumber"/>
        <w:noProof/>
      </w:rPr>
      <w:t>25</w:t>
    </w:r>
    <w:r>
      <w:rPr>
        <w:rStyle w:val="PageNumber"/>
      </w:rPr>
      <w:fldChar w:fldCharType="end"/>
    </w:r>
  </w:p>
  <w:p w14:paraId="456407CC" w14:textId="77777777" w:rsidR="00313FBD" w:rsidRDefault="00313FBD">
    <w:pPr>
      <w:pStyle w:val="Footer"/>
    </w:pP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B0AF2" w14:textId="77777777" w:rsidR="00313FBD" w:rsidRDefault="00313FBD">
    <w:pPr>
      <w:pStyle w:val="Footer"/>
      <w:framePr w:wrap="around" w:vAnchor="text" w:hAnchor="margin" w:xAlign="center" w:y="1"/>
      <w:rPr>
        <w:rStyle w:val="PageNumber"/>
      </w:rPr>
    </w:pPr>
  </w:p>
  <w:p w14:paraId="403FD3FC" w14:textId="77777777" w:rsidR="00313FBD" w:rsidRDefault="00313FBD">
    <w:pPr>
      <w:pStyle w:val="Footer"/>
      <w:jc w:val="right"/>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9AD3D6" w14:textId="77777777" w:rsidR="00AB721B" w:rsidRDefault="00C02CB0">
      <w:r>
        <w:separator/>
      </w:r>
    </w:p>
  </w:footnote>
  <w:footnote w:type="continuationSeparator" w:id="0">
    <w:p w14:paraId="606BA434" w14:textId="77777777" w:rsidR="00AB721B" w:rsidRDefault="00C02C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278BC" w14:textId="77777777" w:rsidR="00313FBD" w:rsidRPr="007E7CE3" w:rsidRDefault="00313FBD" w:rsidP="0044093F">
    <w:pPr>
      <w:pStyle w:val="Header"/>
      <w:jc w:val="center"/>
    </w:pPr>
    <w:r>
      <w:t>Harvest</w:t>
    </w:r>
    <w:r w:rsidRPr="007E7CE3">
      <w:t xml:space="preserve"> </w:t>
    </w:r>
    <w:r>
      <w:t>Tool</w:t>
    </w:r>
    <w:r w:rsidRPr="007E7CE3">
      <w:t xml:space="preserve"> SRD/SDD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DEAEAAE"/>
    <w:lvl w:ilvl="0">
      <w:start w:val="1"/>
      <w:numFmt w:val="decimal"/>
      <w:lvlText w:val="%1."/>
      <w:lvlJc w:val="left"/>
      <w:pPr>
        <w:tabs>
          <w:tab w:val="num" w:pos="1800"/>
        </w:tabs>
        <w:ind w:left="1800" w:hanging="360"/>
      </w:pPr>
    </w:lvl>
  </w:abstractNum>
  <w:abstractNum w:abstractNumId="1">
    <w:nsid w:val="FFFFFF7D"/>
    <w:multiLevelType w:val="singleLevel"/>
    <w:tmpl w:val="4E3CDD14"/>
    <w:lvl w:ilvl="0">
      <w:start w:val="1"/>
      <w:numFmt w:val="decimal"/>
      <w:lvlText w:val="%1."/>
      <w:lvlJc w:val="left"/>
      <w:pPr>
        <w:tabs>
          <w:tab w:val="num" w:pos="1440"/>
        </w:tabs>
        <w:ind w:left="1440" w:hanging="360"/>
      </w:pPr>
    </w:lvl>
  </w:abstractNum>
  <w:abstractNum w:abstractNumId="2">
    <w:nsid w:val="FFFFFF7E"/>
    <w:multiLevelType w:val="singleLevel"/>
    <w:tmpl w:val="39F610F0"/>
    <w:lvl w:ilvl="0">
      <w:start w:val="1"/>
      <w:numFmt w:val="decimal"/>
      <w:lvlText w:val="%1."/>
      <w:lvlJc w:val="left"/>
      <w:pPr>
        <w:tabs>
          <w:tab w:val="num" w:pos="1080"/>
        </w:tabs>
        <w:ind w:left="1080" w:hanging="360"/>
      </w:pPr>
    </w:lvl>
  </w:abstractNum>
  <w:abstractNum w:abstractNumId="3">
    <w:nsid w:val="FFFFFF82"/>
    <w:multiLevelType w:val="singleLevel"/>
    <w:tmpl w:val="3CA01ACA"/>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1BD4FE40"/>
    <w:lvl w:ilvl="0">
      <w:start w:val="1"/>
      <w:numFmt w:val="bullet"/>
      <w:lvlText w:val=""/>
      <w:lvlJc w:val="left"/>
      <w:pPr>
        <w:tabs>
          <w:tab w:val="num" w:pos="720"/>
        </w:tabs>
        <w:ind w:left="720" w:hanging="360"/>
      </w:pPr>
      <w:rPr>
        <w:rFonts w:ascii="Symbol" w:hAnsi="Symbol" w:hint="default"/>
      </w:rPr>
    </w:lvl>
  </w:abstractNum>
  <w:abstractNum w:abstractNumId="5">
    <w:nsid w:val="FFFFFF89"/>
    <w:multiLevelType w:val="singleLevel"/>
    <w:tmpl w:val="BC9C3FBA"/>
    <w:lvl w:ilvl="0">
      <w:start w:val="1"/>
      <w:numFmt w:val="bullet"/>
      <w:lvlText w:val=""/>
      <w:lvlJc w:val="left"/>
      <w:pPr>
        <w:tabs>
          <w:tab w:val="num" w:pos="360"/>
        </w:tabs>
        <w:ind w:left="360" w:hanging="360"/>
      </w:pPr>
      <w:rPr>
        <w:rFonts w:ascii="Symbol" w:hAnsi="Symbol" w:hint="default"/>
      </w:rPr>
    </w:lvl>
  </w:abstractNum>
  <w:abstractNum w:abstractNumId="6">
    <w:nsid w:val="00766B32"/>
    <w:multiLevelType w:val="hybridMultilevel"/>
    <w:tmpl w:val="77E4DA2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nsid w:val="052A47D3"/>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5F67CE"/>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AF2513"/>
    <w:multiLevelType w:val="hybridMultilevel"/>
    <w:tmpl w:val="F87E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0E1E04"/>
    <w:multiLevelType w:val="hybridMultilevel"/>
    <w:tmpl w:val="868A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9D3449"/>
    <w:multiLevelType w:val="hybridMultilevel"/>
    <w:tmpl w:val="2268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9609A4"/>
    <w:multiLevelType w:val="hybridMultilevel"/>
    <w:tmpl w:val="1B96B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382BCD"/>
    <w:multiLevelType w:val="hybridMultilevel"/>
    <w:tmpl w:val="247E5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E03675"/>
    <w:multiLevelType w:val="hybridMultilevel"/>
    <w:tmpl w:val="D7185E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D31DF0"/>
    <w:multiLevelType w:val="hybridMultilevel"/>
    <w:tmpl w:val="71AA0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31F65"/>
    <w:multiLevelType w:val="hybridMultilevel"/>
    <w:tmpl w:val="300C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C81190"/>
    <w:multiLevelType w:val="multilevel"/>
    <w:tmpl w:val="6A166A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50157F1"/>
    <w:multiLevelType w:val="hybridMultilevel"/>
    <w:tmpl w:val="070C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2C37DC"/>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B2172"/>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2211EE"/>
    <w:multiLevelType w:val="hybridMultilevel"/>
    <w:tmpl w:val="1FDEF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7623E7"/>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FA0F8E"/>
    <w:multiLevelType w:val="hybridMultilevel"/>
    <w:tmpl w:val="E842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E6796A"/>
    <w:multiLevelType w:val="hybridMultilevel"/>
    <w:tmpl w:val="649293E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5">
    <w:nsid w:val="2BC8530B"/>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1520D5"/>
    <w:multiLevelType w:val="hybridMultilevel"/>
    <w:tmpl w:val="6CF8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AC5FE3"/>
    <w:multiLevelType w:val="hybridMultilevel"/>
    <w:tmpl w:val="7FE4EAD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8">
    <w:nsid w:val="3A6037D2"/>
    <w:multiLevelType w:val="hybridMultilevel"/>
    <w:tmpl w:val="868A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764D33"/>
    <w:multiLevelType w:val="hybridMultilevel"/>
    <w:tmpl w:val="AD760222"/>
    <w:lvl w:ilvl="0" w:tplc="FFFFFFF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0">
    <w:nsid w:val="3D603D5C"/>
    <w:multiLevelType w:val="hybridMultilevel"/>
    <w:tmpl w:val="567E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621D38"/>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183C91"/>
    <w:multiLevelType w:val="hybridMultilevel"/>
    <w:tmpl w:val="83386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C973F3"/>
    <w:multiLevelType w:val="hybridMultilevel"/>
    <w:tmpl w:val="1DC6BDA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nsid w:val="47EB57B5"/>
    <w:multiLevelType w:val="multilevel"/>
    <w:tmpl w:val="42288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294452F"/>
    <w:multiLevelType w:val="hybridMultilevel"/>
    <w:tmpl w:val="815C40AA"/>
    <w:lvl w:ilvl="0" w:tplc="FFFFFFFF">
      <w:start w:val="1"/>
      <w:numFmt w:val="decimal"/>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53774A84"/>
    <w:multiLevelType w:val="hybridMultilevel"/>
    <w:tmpl w:val="F79A5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591BE8"/>
    <w:multiLevelType w:val="hybridMultilevel"/>
    <w:tmpl w:val="868A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056560"/>
    <w:multiLevelType w:val="hybridMultilevel"/>
    <w:tmpl w:val="E2AC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50047E"/>
    <w:multiLevelType w:val="multilevel"/>
    <w:tmpl w:val="6A166A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02C0812"/>
    <w:multiLevelType w:val="hybridMultilevel"/>
    <w:tmpl w:val="78AA8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BD6678"/>
    <w:multiLevelType w:val="multilevel"/>
    <w:tmpl w:val="82AC9952"/>
    <w:lvl w:ilvl="0">
      <w:start w:val="1"/>
      <w:numFmt w:val="decimal"/>
      <w:pStyle w:val="Heading1"/>
      <w:lvlText w:val="%1.0"/>
      <w:lvlJc w:val="left"/>
      <w:pPr>
        <w:tabs>
          <w:tab w:val="num" w:pos="720"/>
        </w:tabs>
        <w:ind w:left="720" w:hanging="720"/>
      </w:pPr>
      <w:rPr>
        <w:rFonts w:ascii="Arial" w:hAnsi="Arial" w:hint="default"/>
        <w:b/>
        <w:i w:val="0"/>
        <w:sz w:val="28"/>
      </w:rPr>
    </w:lvl>
    <w:lvl w:ilvl="1">
      <w:start w:val="1"/>
      <w:numFmt w:val="decimal"/>
      <w:pStyle w:val="Heading2"/>
      <w:lvlText w:val="%1.%2"/>
      <w:lvlJc w:val="left"/>
      <w:pPr>
        <w:tabs>
          <w:tab w:val="num" w:pos="360"/>
        </w:tabs>
        <w:ind w:left="0" w:firstLine="0"/>
      </w:pPr>
      <w:rPr>
        <w:rFonts w:ascii="Arial" w:hAnsi="Arial" w:hint="default"/>
        <w:b/>
        <w:i w:val="0"/>
        <w:sz w:val="24"/>
      </w:rPr>
    </w:lvl>
    <w:lvl w:ilvl="2">
      <w:start w:val="1"/>
      <w:numFmt w:val="decimal"/>
      <w:pStyle w:val="Heading3"/>
      <w:lvlText w:val="%1.%2.%3"/>
      <w:lvlJc w:val="left"/>
      <w:pPr>
        <w:tabs>
          <w:tab w:val="num" w:pos="1008"/>
        </w:tabs>
        <w:ind w:left="1008" w:hanging="1008"/>
      </w:pPr>
      <w:rPr>
        <w:rFonts w:ascii="Arial" w:hAnsi="Arial" w:hint="default"/>
        <w:b/>
        <w:i w:val="0"/>
        <w:caps w:val="0"/>
        <w:sz w:val="24"/>
      </w:rPr>
    </w:lvl>
    <w:lvl w:ilvl="3">
      <w:start w:val="1"/>
      <w:numFmt w:val="decimal"/>
      <w:pStyle w:val="Heading4"/>
      <w:lvlText w:val="%1.%2.%3.%4"/>
      <w:lvlJc w:val="left"/>
      <w:pPr>
        <w:tabs>
          <w:tab w:val="num" w:pos="1080"/>
        </w:tabs>
        <w:ind w:left="0" w:firstLine="0"/>
      </w:pPr>
      <w:rPr>
        <w:rFonts w:ascii="Arial" w:hAnsi="Arial" w:hint="default"/>
        <w:b/>
        <w:i w:val="0"/>
        <w:sz w:val="24"/>
      </w:rPr>
    </w:lvl>
    <w:lvl w:ilvl="4">
      <w:start w:val="1"/>
      <w:numFmt w:val="decimal"/>
      <w:pStyle w:val="Heading5"/>
      <w:lvlText w:val="%1.%2.%3.%4.%5"/>
      <w:lvlJc w:val="left"/>
      <w:pPr>
        <w:tabs>
          <w:tab w:val="num" w:pos="1080"/>
        </w:tabs>
        <w:ind w:left="0" w:firstLine="0"/>
      </w:pPr>
      <w:rPr>
        <w:rFonts w:hint="default"/>
      </w:rPr>
    </w:lvl>
    <w:lvl w:ilvl="5">
      <w:start w:val="1"/>
      <w:numFmt w:val="upperLetter"/>
      <w:pStyle w:val="Heading6"/>
      <w:lvlText w:val="APPENDIX %6"/>
      <w:lvlJc w:val="left"/>
      <w:pPr>
        <w:tabs>
          <w:tab w:val="num" w:pos="2160"/>
        </w:tabs>
        <w:ind w:left="2160" w:hanging="2160"/>
      </w:pPr>
      <w:rPr>
        <w:rFonts w:ascii="Arial" w:hAnsi="Arial" w:hint="default"/>
        <w:b/>
        <w:i w:val="0"/>
        <w:sz w:val="28"/>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720"/>
        </w:tabs>
        <w:ind w:left="0" w:firstLine="0"/>
      </w:pPr>
      <w:rPr>
        <w:rFonts w:hint="default"/>
      </w:rPr>
    </w:lvl>
    <w:lvl w:ilvl="8">
      <w:start w:val="1"/>
      <w:numFmt w:val="decimal"/>
      <w:pStyle w:val="Heading9"/>
      <w:lvlText w:val="%6.%7.%8.%9"/>
      <w:lvlJc w:val="left"/>
      <w:pPr>
        <w:tabs>
          <w:tab w:val="num" w:pos="1080"/>
        </w:tabs>
        <w:ind w:left="0" w:firstLine="0"/>
      </w:pPr>
      <w:rPr>
        <w:rFonts w:hint="default"/>
      </w:rPr>
    </w:lvl>
  </w:abstractNum>
  <w:abstractNum w:abstractNumId="42">
    <w:nsid w:val="77D5692B"/>
    <w:multiLevelType w:val="hybridMultilevel"/>
    <w:tmpl w:val="6A166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515967"/>
    <w:multiLevelType w:val="multilevel"/>
    <w:tmpl w:val="78AA8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A1F5537"/>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2239F0"/>
    <w:multiLevelType w:val="hybridMultilevel"/>
    <w:tmpl w:val="6A166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3"/>
  </w:num>
  <w:num w:numId="3">
    <w:abstractNumId w:val="41"/>
  </w:num>
  <w:num w:numId="4">
    <w:abstractNumId w:val="29"/>
  </w:num>
  <w:num w:numId="5">
    <w:abstractNumId w:val="27"/>
  </w:num>
  <w:num w:numId="6">
    <w:abstractNumId w:val="24"/>
  </w:num>
  <w:num w:numId="7">
    <w:abstractNumId w:val="6"/>
  </w:num>
  <w:num w:numId="8">
    <w:abstractNumId w:val="30"/>
  </w:num>
  <w:num w:numId="9">
    <w:abstractNumId w:val="1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9"/>
  </w:num>
  <w:num w:numId="18">
    <w:abstractNumId w:val="34"/>
  </w:num>
  <w:num w:numId="19">
    <w:abstractNumId w:val="42"/>
  </w:num>
  <w:num w:numId="20">
    <w:abstractNumId w:val="17"/>
  </w:num>
  <w:num w:numId="21">
    <w:abstractNumId w:val="45"/>
  </w:num>
  <w:num w:numId="22">
    <w:abstractNumId w:val="39"/>
  </w:num>
  <w:num w:numId="23">
    <w:abstractNumId w:val="12"/>
  </w:num>
  <w:num w:numId="24">
    <w:abstractNumId w:val="37"/>
  </w:num>
  <w:num w:numId="25">
    <w:abstractNumId w:val="36"/>
  </w:num>
  <w:num w:numId="26">
    <w:abstractNumId w:val="44"/>
  </w:num>
  <w:num w:numId="27">
    <w:abstractNumId w:val="25"/>
  </w:num>
  <w:num w:numId="28">
    <w:abstractNumId w:val="28"/>
  </w:num>
  <w:num w:numId="29">
    <w:abstractNumId w:val="22"/>
  </w:num>
  <w:num w:numId="30">
    <w:abstractNumId w:val="7"/>
  </w:num>
  <w:num w:numId="31">
    <w:abstractNumId w:val="20"/>
  </w:num>
  <w:num w:numId="32">
    <w:abstractNumId w:val="31"/>
  </w:num>
  <w:num w:numId="33">
    <w:abstractNumId w:val="10"/>
  </w:num>
  <w:num w:numId="34">
    <w:abstractNumId w:val="13"/>
  </w:num>
  <w:num w:numId="35">
    <w:abstractNumId w:val="38"/>
  </w:num>
  <w:num w:numId="36">
    <w:abstractNumId w:val="9"/>
  </w:num>
  <w:num w:numId="37">
    <w:abstractNumId w:val="32"/>
  </w:num>
  <w:num w:numId="38">
    <w:abstractNumId w:val="8"/>
  </w:num>
  <w:num w:numId="39">
    <w:abstractNumId w:val="15"/>
  </w:num>
  <w:num w:numId="40">
    <w:abstractNumId w:val="40"/>
  </w:num>
  <w:num w:numId="41">
    <w:abstractNumId w:val="43"/>
  </w:num>
  <w:num w:numId="42">
    <w:abstractNumId w:val="14"/>
  </w:num>
  <w:num w:numId="43">
    <w:abstractNumId w:val="26"/>
  </w:num>
  <w:num w:numId="44">
    <w:abstractNumId w:val="18"/>
  </w:num>
  <w:num w:numId="45">
    <w:abstractNumId w:val="2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proofState w:spelling="clean" w:grammar="clean"/>
  <w:revisionView w:markup="0"/>
  <w:trackRevisions/>
  <w:defaultTabStop w:val="72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A1"/>
    <w:rsid w:val="000407A1"/>
    <w:rsid w:val="000429DD"/>
    <w:rsid w:val="00046669"/>
    <w:rsid w:val="000C7473"/>
    <w:rsid w:val="000E2159"/>
    <w:rsid w:val="000F0AD5"/>
    <w:rsid w:val="000F4D63"/>
    <w:rsid w:val="00105A4C"/>
    <w:rsid w:val="001408DA"/>
    <w:rsid w:val="00155CA1"/>
    <w:rsid w:val="001623EB"/>
    <w:rsid w:val="001952F7"/>
    <w:rsid w:val="00196472"/>
    <w:rsid w:val="00253B56"/>
    <w:rsid w:val="002764C9"/>
    <w:rsid w:val="00286694"/>
    <w:rsid w:val="00313FBD"/>
    <w:rsid w:val="0034092F"/>
    <w:rsid w:val="00350725"/>
    <w:rsid w:val="003678FB"/>
    <w:rsid w:val="00377ACA"/>
    <w:rsid w:val="0038208A"/>
    <w:rsid w:val="003929BE"/>
    <w:rsid w:val="003B5F96"/>
    <w:rsid w:val="003F589A"/>
    <w:rsid w:val="0043294C"/>
    <w:rsid w:val="0044093F"/>
    <w:rsid w:val="0044470A"/>
    <w:rsid w:val="00467C2A"/>
    <w:rsid w:val="004936E9"/>
    <w:rsid w:val="004C22B7"/>
    <w:rsid w:val="00524758"/>
    <w:rsid w:val="00541B5A"/>
    <w:rsid w:val="0056302E"/>
    <w:rsid w:val="005B206D"/>
    <w:rsid w:val="00634CF2"/>
    <w:rsid w:val="00652B7E"/>
    <w:rsid w:val="006D03D8"/>
    <w:rsid w:val="00707769"/>
    <w:rsid w:val="00733B0D"/>
    <w:rsid w:val="007953E3"/>
    <w:rsid w:val="007D6808"/>
    <w:rsid w:val="007D7709"/>
    <w:rsid w:val="007F072C"/>
    <w:rsid w:val="008013DF"/>
    <w:rsid w:val="00803197"/>
    <w:rsid w:val="0083729E"/>
    <w:rsid w:val="009147AF"/>
    <w:rsid w:val="00922044"/>
    <w:rsid w:val="00930CF3"/>
    <w:rsid w:val="00981D39"/>
    <w:rsid w:val="00A21512"/>
    <w:rsid w:val="00AB721B"/>
    <w:rsid w:val="00AC1C8B"/>
    <w:rsid w:val="00B0397D"/>
    <w:rsid w:val="00B178C2"/>
    <w:rsid w:val="00BC2806"/>
    <w:rsid w:val="00C02CB0"/>
    <w:rsid w:val="00C06854"/>
    <w:rsid w:val="00C11BF4"/>
    <w:rsid w:val="00C457D8"/>
    <w:rsid w:val="00C84BDC"/>
    <w:rsid w:val="00C87358"/>
    <w:rsid w:val="00CA52FF"/>
    <w:rsid w:val="00CB6471"/>
    <w:rsid w:val="00D7260A"/>
    <w:rsid w:val="00DD1D28"/>
    <w:rsid w:val="00DD6D07"/>
    <w:rsid w:val="00DE5450"/>
    <w:rsid w:val="00E444B9"/>
    <w:rsid w:val="00EB0A9C"/>
    <w:rsid w:val="00ED19DA"/>
    <w:rsid w:val="00EF65D0"/>
    <w:rsid w:val="00F15E06"/>
    <w:rsid w:val="00F328F8"/>
    <w:rsid w:val="00F4275E"/>
    <w:rsid w:val="00F804D8"/>
    <w:rsid w:val="00FA2019"/>
    <w:rsid w:val="00FC4DBD"/>
    <w:rsid w:val="00FD40A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C15F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B0A9C"/>
    <w:rPr>
      <w:rFonts w:ascii="Arial" w:hAnsi="Arial"/>
      <w:sz w:val="24"/>
    </w:rPr>
  </w:style>
  <w:style w:type="paragraph" w:styleId="Heading1">
    <w:name w:val="heading 1"/>
    <w:basedOn w:val="Normal"/>
    <w:next w:val="Normal"/>
    <w:qFormat/>
    <w:rsid w:val="00EB0A9C"/>
    <w:pPr>
      <w:keepNext/>
      <w:numPr>
        <w:numId w:val="3"/>
      </w:numPr>
      <w:tabs>
        <w:tab w:val="clear" w:pos="720"/>
        <w:tab w:val="left" w:pos="1440"/>
      </w:tabs>
      <w:spacing w:before="120" w:after="120"/>
      <w:ind w:left="1440" w:hanging="1440"/>
      <w:outlineLvl w:val="0"/>
    </w:pPr>
    <w:rPr>
      <w:b/>
      <w:caps/>
      <w:sz w:val="28"/>
    </w:rPr>
  </w:style>
  <w:style w:type="paragraph" w:styleId="Heading2">
    <w:name w:val="heading 2"/>
    <w:basedOn w:val="Normal"/>
    <w:next w:val="Normal"/>
    <w:link w:val="Heading2Char"/>
    <w:qFormat/>
    <w:rsid w:val="00EB0A9C"/>
    <w:pPr>
      <w:keepNext/>
      <w:numPr>
        <w:ilvl w:val="1"/>
        <w:numId w:val="3"/>
      </w:numPr>
      <w:tabs>
        <w:tab w:val="clear" w:pos="360"/>
        <w:tab w:val="left" w:pos="1008"/>
      </w:tabs>
      <w:spacing w:before="120" w:after="60"/>
      <w:ind w:left="1008" w:hanging="1008"/>
      <w:outlineLvl w:val="1"/>
    </w:pPr>
    <w:rPr>
      <w:b/>
    </w:rPr>
  </w:style>
  <w:style w:type="paragraph" w:styleId="Heading3">
    <w:name w:val="heading 3"/>
    <w:basedOn w:val="Normal"/>
    <w:next w:val="Normal"/>
    <w:qFormat/>
    <w:rsid w:val="00EB0A9C"/>
    <w:pPr>
      <w:keepNext/>
      <w:numPr>
        <w:ilvl w:val="2"/>
        <w:numId w:val="3"/>
      </w:numPr>
      <w:tabs>
        <w:tab w:val="left" w:pos="1008"/>
      </w:tabs>
      <w:spacing w:after="100" w:afterAutospacing="1"/>
      <w:outlineLvl w:val="2"/>
    </w:pPr>
    <w:rPr>
      <w:b/>
    </w:rPr>
  </w:style>
  <w:style w:type="paragraph" w:styleId="Heading4">
    <w:name w:val="heading 4"/>
    <w:basedOn w:val="Normal"/>
    <w:next w:val="Normal"/>
    <w:qFormat/>
    <w:rsid w:val="00EB0A9C"/>
    <w:pPr>
      <w:numPr>
        <w:ilvl w:val="3"/>
        <w:numId w:val="3"/>
      </w:numPr>
      <w:spacing w:before="240" w:after="120"/>
      <w:outlineLvl w:val="3"/>
    </w:pPr>
    <w:rPr>
      <w:b/>
    </w:rPr>
  </w:style>
  <w:style w:type="paragraph" w:styleId="Heading5">
    <w:name w:val="heading 5"/>
    <w:basedOn w:val="Normal"/>
    <w:next w:val="Normal"/>
    <w:qFormat/>
    <w:rsid w:val="00EB0A9C"/>
    <w:pPr>
      <w:numPr>
        <w:ilvl w:val="4"/>
        <w:numId w:val="3"/>
      </w:numPr>
      <w:spacing w:before="240" w:after="60"/>
      <w:outlineLvl w:val="4"/>
    </w:pPr>
    <w:rPr>
      <w:b/>
      <w:i/>
      <w:sz w:val="26"/>
    </w:rPr>
  </w:style>
  <w:style w:type="paragraph" w:styleId="Heading6">
    <w:name w:val="heading 6"/>
    <w:basedOn w:val="Normal"/>
    <w:next w:val="Normal"/>
    <w:qFormat/>
    <w:rsid w:val="00EB0A9C"/>
    <w:pPr>
      <w:numPr>
        <w:ilvl w:val="5"/>
        <w:numId w:val="3"/>
      </w:numPr>
      <w:spacing w:before="120" w:after="120"/>
      <w:outlineLvl w:val="5"/>
    </w:pPr>
    <w:rPr>
      <w:b/>
      <w:caps/>
      <w:sz w:val="28"/>
    </w:rPr>
  </w:style>
  <w:style w:type="paragraph" w:styleId="Heading7">
    <w:name w:val="heading 7"/>
    <w:basedOn w:val="Normal"/>
    <w:next w:val="Normal"/>
    <w:qFormat/>
    <w:rsid w:val="00EB0A9C"/>
    <w:pPr>
      <w:numPr>
        <w:ilvl w:val="6"/>
        <w:numId w:val="3"/>
      </w:numPr>
      <w:spacing w:before="240" w:after="60"/>
      <w:outlineLvl w:val="6"/>
    </w:pPr>
  </w:style>
  <w:style w:type="paragraph" w:styleId="Heading8">
    <w:name w:val="heading 8"/>
    <w:basedOn w:val="Normal"/>
    <w:next w:val="Normal"/>
    <w:qFormat/>
    <w:rsid w:val="00EB0A9C"/>
    <w:pPr>
      <w:numPr>
        <w:ilvl w:val="7"/>
        <w:numId w:val="3"/>
      </w:numPr>
      <w:spacing w:before="240" w:after="60"/>
      <w:outlineLvl w:val="7"/>
    </w:pPr>
    <w:rPr>
      <w:i/>
    </w:rPr>
  </w:style>
  <w:style w:type="paragraph" w:styleId="Heading9">
    <w:name w:val="heading 9"/>
    <w:basedOn w:val="Normal"/>
    <w:next w:val="Normal"/>
    <w:qFormat/>
    <w:rsid w:val="00EB0A9C"/>
    <w:pPr>
      <w:numPr>
        <w:ilvl w:val="8"/>
        <w:numId w:val="3"/>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EB0A9C"/>
    <w:pPr>
      <w:jc w:val="both"/>
    </w:pPr>
  </w:style>
  <w:style w:type="paragraph" w:styleId="TOC7">
    <w:name w:val="toc 7"/>
    <w:basedOn w:val="Normal"/>
    <w:next w:val="Normal"/>
    <w:uiPriority w:val="39"/>
    <w:rsid w:val="00EB0A9C"/>
    <w:pPr>
      <w:widowControl w:val="0"/>
      <w:tabs>
        <w:tab w:val="left" w:pos="1872"/>
        <w:tab w:val="right" w:leader="dot" w:pos="9360"/>
      </w:tabs>
      <w:spacing w:before="120"/>
      <w:ind w:left="1872" w:hanging="1872"/>
      <w:outlineLvl w:val="6"/>
    </w:pPr>
    <w:rPr>
      <w:b/>
    </w:rPr>
  </w:style>
  <w:style w:type="paragraph" w:styleId="Caption">
    <w:name w:val="caption"/>
    <w:basedOn w:val="Normal"/>
    <w:next w:val="Normal"/>
    <w:qFormat/>
    <w:rsid w:val="00EB0A9C"/>
    <w:pPr>
      <w:tabs>
        <w:tab w:val="left" w:pos="-720"/>
      </w:tabs>
      <w:suppressAutoHyphens/>
      <w:jc w:val="center"/>
    </w:pPr>
    <w:rPr>
      <w:b/>
      <w:i/>
      <w:sz w:val="20"/>
    </w:rPr>
  </w:style>
  <w:style w:type="paragraph" w:styleId="TOC1">
    <w:name w:val="toc 1"/>
    <w:basedOn w:val="Normal"/>
    <w:next w:val="Normal"/>
    <w:uiPriority w:val="39"/>
    <w:rsid w:val="00EB0A9C"/>
    <w:pPr>
      <w:keepLines/>
      <w:tabs>
        <w:tab w:val="left" w:pos="1008"/>
        <w:tab w:val="right" w:leader="dot" w:pos="8640"/>
      </w:tabs>
      <w:spacing w:before="120"/>
      <w:ind w:left="1008" w:hanging="1008"/>
    </w:pPr>
    <w:rPr>
      <w:b/>
      <w:caps/>
      <w:noProof/>
    </w:rPr>
  </w:style>
  <w:style w:type="character" w:styleId="Hyperlink">
    <w:name w:val="Hyperlink"/>
    <w:basedOn w:val="DefaultParagraphFont"/>
    <w:rsid w:val="00EB0A9C"/>
    <w:rPr>
      <w:color w:val="0000FF"/>
      <w:u w:val="single"/>
    </w:rPr>
  </w:style>
  <w:style w:type="paragraph" w:styleId="TOC2">
    <w:name w:val="toc 2"/>
    <w:basedOn w:val="Normal"/>
    <w:next w:val="Normal"/>
    <w:uiPriority w:val="39"/>
    <w:rsid w:val="00EB0A9C"/>
    <w:pPr>
      <w:tabs>
        <w:tab w:val="left" w:pos="1800"/>
        <w:tab w:val="right" w:leader="dot" w:pos="8640"/>
      </w:tabs>
      <w:ind w:left="1296" w:hanging="1008"/>
    </w:pPr>
    <w:rPr>
      <w:noProof/>
    </w:rPr>
  </w:style>
  <w:style w:type="paragraph" w:styleId="TOC3">
    <w:name w:val="toc 3"/>
    <w:basedOn w:val="Normal"/>
    <w:next w:val="Normal"/>
    <w:uiPriority w:val="39"/>
    <w:rsid w:val="00EB0A9C"/>
    <w:pPr>
      <w:tabs>
        <w:tab w:val="left" w:pos="1800"/>
        <w:tab w:val="right" w:leader="dot" w:pos="8640"/>
      </w:tabs>
      <w:ind w:left="1440" w:hanging="1008"/>
    </w:pPr>
  </w:style>
  <w:style w:type="paragraph" w:styleId="TOC4">
    <w:name w:val="toc 4"/>
    <w:basedOn w:val="Normal"/>
    <w:next w:val="Normal"/>
    <w:autoRedefine/>
    <w:uiPriority w:val="39"/>
    <w:rsid w:val="00EB0A9C"/>
    <w:pPr>
      <w:ind w:left="720"/>
    </w:pPr>
  </w:style>
  <w:style w:type="paragraph" w:styleId="TOC6">
    <w:name w:val="toc 6"/>
    <w:basedOn w:val="Normal"/>
    <w:next w:val="Normal"/>
    <w:uiPriority w:val="39"/>
    <w:rsid w:val="00EB0A9C"/>
    <w:pPr>
      <w:tabs>
        <w:tab w:val="left" w:pos="1800"/>
        <w:tab w:val="right" w:leader="dot" w:pos="8640"/>
      </w:tabs>
      <w:spacing w:before="120"/>
      <w:ind w:left="1872" w:hanging="1872"/>
    </w:pPr>
    <w:rPr>
      <w:b/>
      <w:caps/>
    </w:rPr>
  </w:style>
  <w:style w:type="paragraph" w:styleId="BodyText2">
    <w:name w:val="Body Text 2"/>
    <w:basedOn w:val="Normal"/>
    <w:rsid w:val="00EB0A9C"/>
  </w:style>
  <w:style w:type="paragraph" w:styleId="Header">
    <w:name w:val="header"/>
    <w:basedOn w:val="Normal"/>
    <w:rsid w:val="00EB0A9C"/>
    <w:pPr>
      <w:tabs>
        <w:tab w:val="center" w:pos="4320"/>
        <w:tab w:val="right" w:pos="8640"/>
      </w:tabs>
    </w:pPr>
  </w:style>
  <w:style w:type="paragraph" w:styleId="BodyText">
    <w:name w:val="Body Text"/>
    <w:basedOn w:val="Normal"/>
    <w:rsid w:val="00EB0A9C"/>
    <w:rPr>
      <w:b/>
    </w:rPr>
  </w:style>
  <w:style w:type="character" w:styleId="PageNumber">
    <w:name w:val="page number"/>
    <w:basedOn w:val="DefaultParagraphFont"/>
    <w:rsid w:val="00EB0A9C"/>
  </w:style>
  <w:style w:type="paragraph" w:styleId="Footer">
    <w:name w:val="footer"/>
    <w:basedOn w:val="Normal"/>
    <w:rsid w:val="00EB0A9C"/>
    <w:pPr>
      <w:tabs>
        <w:tab w:val="center" w:pos="4320"/>
        <w:tab w:val="right" w:pos="8640"/>
      </w:tabs>
    </w:pPr>
  </w:style>
  <w:style w:type="character" w:styleId="FollowedHyperlink">
    <w:name w:val="FollowedHyperlink"/>
    <w:basedOn w:val="DefaultParagraphFont"/>
    <w:rsid w:val="00EB0A9C"/>
    <w:rPr>
      <w:color w:val="800080"/>
      <w:u w:val="single"/>
    </w:rPr>
  </w:style>
  <w:style w:type="paragraph" w:styleId="TOC5">
    <w:name w:val="toc 5"/>
    <w:basedOn w:val="Normal"/>
    <w:next w:val="Normal"/>
    <w:autoRedefine/>
    <w:uiPriority w:val="39"/>
    <w:semiHidden/>
    <w:rsid w:val="000407A1"/>
    <w:pPr>
      <w:ind w:left="960"/>
    </w:pPr>
  </w:style>
  <w:style w:type="paragraph" w:styleId="TOC8">
    <w:name w:val="toc 8"/>
    <w:basedOn w:val="Normal"/>
    <w:next w:val="Normal"/>
    <w:autoRedefine/>
    <w:uiPriority w:val="39"/>
    <w:semiHidden/>
    <w:rsid w:val="000407A1"/>
    <w:pPr>
      <w:ind w:left="1680"/>
    </w:pPr>
  </w:style>
  <w:style w:type="paragraph" w:styleId="TOC9">
    <w:name w:val="toc 9"/>
    <w:basedOn w:val="Normal"/>
    <w:next w:val="Normal"/>
    <w:autoRedefine/>
    <w:uiPriority w:val="39"/>
    <w:semiHidden/>
    <w:rsid w:val="000407A1"/>
    <w:pPr>
      <w:ind w:left="1920"/>
    </w:pPr>
  </w:style>
  <w:style w:type="paragraph" w:styleId="BalloonText">
    <w:name w:val="Balloon Text"/>
    <w:basedOn w:val="Normal"/>
    <w:link w:val="BalloonTextChar"/>
    <w:uiPriority w:val="99"/>
    <w:semiHidden/>
    <w:unhideWhenUsed/>
    <w:rsid w:val="001C4304"/>
    <w:rPr>
      <w:rFonts w:ascii="Lucida Grande" w:hAnsi="Lucida Grande"/>
      <w:sz w:val="18"/>
      <w:szCs w:val="18"/>
    </w:rPr>
  </w:style>
  <w:style w:type="character" w:customStyle="1" w:styleId="BalloonTextChar">
    <w:name w:val="Balloon Text Char"/>
    <w:basedOn w:val="DefaultParagraphFont"/>
    <w:link w:val="BalloonText"/>
    <w:uiPriority w:val="99"/>
    <w:semiHidden/>
    <w:rsid w:val="001C4304"/>
    <w:rPr>
      <w:rFonts w:ascii="Lucida Grande" w:hAnsi="Lucida Grande"/>
      <w:sz w:val="18"/>
      <w:szCs w:val="18"/>
    </w:rPr>
  </w:style>
  <w:style w:type="paragraph" w:styleId="Title">
    <w:name w:val="Title"/>
    <w:basedOn w:val="Normal"/>
    <w:next w:val="Normal"/>
    <w:link w:val="TitleChar"/>
    <w:uiPriority w:val="10"/>
    <w:qFormat/>
    <w:rsid w:val="00AD635E"/>
    <w:pPr>
      <w:spacing w:before="240" w:after="60"/>
      <w:jc w:val="center"/>
      <w:outlineLvl w:val="0"/>
    </w:pPr>
    <w:rPr>
      <w:rFonts w:ascii="Calibri" w:hAnsi="Calibri"/>
      <w:b/>
      <w:bCs/>
      <w:kern w:val="28"/>
      <w:sz w:val="32"/>
      <w:szCs w:val="32"/>
    </w:rPr>
  </w:style>
  <w:style w:type="character" w:customStyle="1" w:styleId="TitleChar">
    <w:name w:val="Title Char"/>
    <w:basedOn w:val="DefaultParagraphFont"/>
    <w:link w:val="Title"/>
    <w:uiPriority w:val="10"/>
    <w:rsid w:val="00AD635E"/>
    <w:rPr>
      <w:rFonts w:ascii="Calibri" w:eastAsia="Times New Roman" w:hAnsi="Calibri" w:cs="Times New Roman"/>
      <w:b/>
      <w:bCs/>
      <w:kern w:val="28"/>
      <w:sz w:val="32"/>
      <w:szCs w:val="32"/>
    </w:rPr>
  </w:style>
  <w:style w:type="character" w:customStyle="1" w:styleId="Heading2Char">
    <w:name w:val="Heading 2 Char"/>
    <w:basedOn w:val="DefaultParagraphFont"/>
    <w:link w:val="Heading2"/>
    <w:rsid w:val="00FA1A75"/>
    <w:rPr>
      <w:rFonts w:ascii="Arial" w:hAnsi="Arial"/>
      <w:b/>
      <w:sz w:val="24"/>
    </w:rPr>
  </w:style>
  <w:style w:type="paragraph" w:styleId="ListParagraph">
    <w:name w:val="List Paragraph"/>
    <w:basedOn w:val="Normal"/>
    <w:rsid w:val="001952F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EB0A9C"/>
    <w:rPr>
      <w:rFonts w:ascii="Arial" w:hAnsi="Arial"/>
      <w:sz w:val="24"/>
    </w:rPr>
  </w:style>
  <w:style w:type="paragraph" w:styleId="Heading1">
    <w:name w:val="heading 1"/>
    <w:basedOn w:val="Normal"/>
    <w:next w:val="Normal"/>
    <w:qFormat/>
    <w:rsid w:val="00EB0A9C"/>
    <w:pPr>
      <w:keepNext/>
      <w:numPr>
        <w:numId w:val="3"/>
      </w:numPr>
      <w:tabs>
        <w:tab w:val="clear" w:pos="720"/>
        <w:tab w:val="left" w:pos="1440"/>
      </w:tabs>
      <w:spacing w:before="120" w:after="120"/>
      <w:ind w:left="1440" w:hanging="1440"/>
      <w:outlineLvl w:val="0"/>
    </w:pPr>
    <w:rPr>
      <w:b/>
      <w:caps/>
      <w:sz w:val="28"/>
    </w:rPr>
  </w:style>
  <w:style w:type="paragraph" w:styleId="Heading2">
    <w:name w:val="heading 2"/>
    <w:basedOn w:val="Normal"/>
    <w:next w:val="Normal"/>
    <w:link w:val="Heading2Char"/>
    <w:qFormat/>
    <w:rsid w:val="00EB0A9C"/>
    <w:pPr>
      <w:keepNext/>
      <w:numPr>
        <w:ilvl w:val="1"/>
        <w:numId w:val="3"/>
      </w:numPr>
      <w:tabs>
        <w:tab w:val="clear" w:pos="360"/>
        <w:tab w:val="left" w:pos="1008"/>
      </w:tabs>
      <w:spacing w:before="120" w:after="60"/>
      <w:ind w:left="1008" w:hanging="1008"/>
      <w:outlineLvl w:val="1"/>
    </w:pPr>
    <w:rPr>
      <w:b/>
    </w:rPr>
  </w:style>
  <w:style w:type="paragraph" w:styleId="Heading3">
    <w:name w:val="heading 3"/>
    <w:basedOn w:val="Normal"/>
    <w:next w:val="Normal"/>
    <w:qFormat/>
    <w:rsid w:val="00EB0A9C"/>
    <w:pPr>
      <w:keepNext/>
      <w:numPr>
        <w:ilvl w:val="2"/>
        <w:numId w:val="3"/>
      </w:numPr>
      <w:tabs>
        <w:tab w:val="left" w:pos="1008"/>
      </w:tabs>
      <w:spacing w:after="100" w:afterAutospacing="1"/>
      <w:outlineLvl w:val="2"/>
    </w:pPr>
    <w:rPr>
      <w:b/>
    </w:rPr>
  </w:style>
  <w:style w:type="paragraph" w:styleId="Heading4">
    <w:name w:val="heading 4"/>
    <w:basedOn w:val="Normal"/>
    <w:next w:val="Normal"/>
    <w:qFormat/>
    <w:rsid w:val="00EB0A9C"/>
    <w:pPr>
      <w:numPr>
        <w:ilvl w:val="3"/>
        <w:numId w:val="3"/>
      </w:numPr>
      <w:spacing w:before="240" w:after="120"/>
      <w:outlineLvl w:val="3"/>
    </w:pPr>
    <w:rPr>
      <w:b/>
    </w:rPr>
  </w:style>
  <w:style w:type="paragraph" w:styleId="Heading5">
    <w:name w:val="heading 5"/>
    <w:basedOn w:val="Normal"/>
    <w:next w:val="Normal"/>
    <w:qFormat/>
    <w:rsid w:val="00EB0A9C"/>
    <w:pPr>
      <w:numPr>
        <w:ilvl w:val="4"/>
        <w:numId w:val="3"/>
      </w:numPr>
      <w:spacing w:before="240" w:after="60"/>
      <w:outlineLvl w:val="4"/>
    </w:pPr>
    <w:rPr>
      <w:b/>
      <w:i/>
      <w:sz w:val="26"/>
    </w:rPr>
  </w:style>
  <w:style w:type="paragraph" w:styleId="Heading6">
    <w:name w:val="heading 6"/>
    <w:basedOn w:val="Normal"/>
    <w:next w:val="Normal"/>
    <w:qFormat/>
    <w:rsid w:val="00EB0A9C"/>
    <w:pPr>
      <w:numPr>
        <w:ilvl w:val="5"/>
        <w:numId w:val="3"/>
      </w:numPr>
      <w:spacing w:before="120" w:after="120"/>
      <w:outlineLvl w:val="5"/>
    </w:pPr>
    <w:rPr>
      <w:b/>
      <w:caps/>
      <w:sz w:val="28"/>
    </w:rPr>
  </w:style>
  <w:style w:type="paragraph" w:styleId="Heading7">
    <w:name w:val="heading 7"/>
    <w:basedOn w:val="Normal"/>
    <w:next w:val="Normal"/>
    <w:qFormat/>
    <w:rsid w:val="00EB0A9C"/>
    <w:pPr>
      <w:numPr>
        <w:ilvl w:val="6"/>
        <w:numId w:val="3"/>
      </w:numPr>
      <w:spacing w:before="240" w:after="60"/>
      <w:outlineLvl w:val="6"/>
    </w:pPr>
  </w:style>
  <w:style w:type="paragraph" w:styleId="Heading8">
    <w:name w:val="heading 8"/>
    <w:basedOn w:val="Normal"/>
    <w:next w:val="Normal"/>
    <w:qFormat/>
    <w:rsid w:val="00EB0A9C"/>
    <w:pPr>
      <w:numPr>
        <w:ilvl w:val="7"/>
        <w:numId w:val="3"/>
      </w:numPr>
      <w:spacing w:before="240" w:after="60"/>
      <w:outlineLvl w:val="7"/>
    </w:pPr>
    <w:rPr>
      <w:i/>
    </w:rPr>
  </w:style>
  <w:style w:type="paragraph" w:styleId="Heading9">
    <w:name w:val="heading 9"/>
    <w:basedOn w:val="Normal"/>
    <w:next w:val="Normal"/>
    <w:qFormat/>
    <w:rsid w:val="00EB0A9C"/>
    <w:pPr>
      <w:numPr>
        <w:ilvl w:val="8"/>
        <w:numId w:val="3"/>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EB0A9C"/>
    <w:pPr>
      <w:jc w:val="both"/>
    </w:pPr>
  </w:style>
  <w:style w:type="paragraph" w:styleId="TOC7">
    <w:name w:val="toc 7"/>
    <w:basedOn w:val="Normal"/>
    <w:next w:val="Normal"/>
    <w:uiPriority w:val="39"/>
    <w:rsid w:val="00EB0A9C"/>
    <w:pPr>
      <w:widowControl w:val="0"/>
      <w:tabs>
        <w:tab w:val="left" w:pos="1872"/>
        <w:tab w:val="right" w:leader="dot" w:pos="9360"/>
      </w:tabs>
      <w:spacing w:before="120"/>
      <w:ind w:left="1872" w:hanging="1872"/>
      <w:outlineLvl w:val="6"/>
    </w:pPr>
    <w:rPr>
      <w:b/>
    </w:rPr>
  </w:style>
  <w:style w:type="paragraph" w:styleId="Caption">
    <w:name w:val="caption"/>
    <w:basedOn w:val="Normal"/>
    <w:next w:val="Normal"/>
    <w:qFormat/>
    <w:rsid w:val="00EB0A9C"/>
    <w:pPr>
      <w:tabs>
        <w:tab w:val="left" w:pos="-720"/>
      </w:tabs>
      <w:suppressAutoHyphens/>
      <w:jc w:val="center"/>
    </w:pPr>
    <w:rPr>
      <w:b/>
      <w:i/>
      <w:sz w:val="20"/>
    </w:rPr>
  </w:style>
  <w:style w:type="paragraph" w:styleId="TOC1">
    <w:name w:val="toc 1"/>
    <w:basedOn w:val="Normal"/>
    <w:next w:val="Normal"/>
    <w:uiPriority w:val="39"/>
    <w:rsid w:val="00EB0A9C"/>
    <w:pPr>
      <w:keepLines/>
      <w:tabs>
        <w:tab w:val="left" w:pos="1008"/>
        <w:tab w:val="right" w:leader="dot" w:pos="8640"/>
      </w:tabs>
      <w:spacing w:before="120"/>
      <w:ind w:left="1008" w:hanging="1008"/>
    </w:pPr>
    <w:rPr>
      <w:b/>
      <w:caps/>
      <w:noProof/>
    </w:rPr>
  </w:style>
  <w:style w:type="character" w:styleId="Hyperlink">
    <w:name w:val="Hyperlink"/>
    <w:basedOn w:val="DefaultParagraphFont"/>
    <w:rsid w:val="00EB0A9C"/>
    <w:rPr>
      <w:color w:val="0000FF"/>
      <w:u w:val="single"/>
    </w:rPr>
  </w:style>
  <w:style w:type="paragraph" w:styleId="TOC2">
    <w:name w:val="toc 2"/>
    <w:basedOn w:val="Normal"/>
    <w:next w:val="Normal"/>
    <w:uiPriority w:val="39"/>
    <w:rsid w:val="00EB0A9C"/>
    <w:pPr>
      <w:tabs>
        <w:tab w:val="left" w:pos="1800"/>
        <w:tab w:val="right" w:leader="dot" w:pos="8640"/>
      </w:tabs>
      <w:ind w:left="1296" w:hanging="1008"/>
    </w:pPr>
    <w:rPr>
      <w:noProof/>
    </w:rPr>
  </w:style>
  <w:style w:type="paragraph" w:styleId="TOC3">
    <w:name w:val="toc 3"/>
    <w:basedOn w:val="Normal"/>
    <w:next w:val="Normal"/>
    <w:uiPriority w:val="39"/>
    <w:rsid w:val="00EB0A9C"/>
    <w:pPr>
      <w:tabs>
        <w:tab w:val="left" w:pos="1800"/>
        <w:tab w:val="right" w:leader="dot" w:pos="8640"/>
      </w:tabs>
      <w:ind w:left="1440" w:hanging="1008"/>
    </w:pPr>
  </w:style>
  <w:style w:type="paragraph" w:styleId="TOC4">
    <w:name w:val="toc 4"/>
    <w:basedOn w:val="Normal"/>
    <w:next w:val="Normal"/>
    <w:autoRedefine/>
    <w:uiPriority w:val="39"/>
    <w:rsid w:val="00EB0A9C"/>
    <w:pPr>
      <w:ind w:left="720"/>
    </w:pPr>
  </w:style>
  <w:style w:type="paragraph" w:styleId="TOC6">
    <w:name w:val="toc 6"/>
    <w:basedOn w:val="Normal"/>
    <w:next w:val="Normal"/>
    <w:uiPriority w:val="39"/>
    <w:rsid w:val="00EB0A9C"/>
    <w:pPr>
      <w:tabs>
        <w:tab w:val="left" w:pos="1800"/>
        <w:tab w:val="right" w:leader="dot" w:pos="8640"/>
      </w:tabs>
      <w:spacing w:before="120"/>
      <w:ind w:left="1872" w:hanging="1872"/>
    </w:pPr>
    <w:rPr>
      <w:b/>
      <w:caps/>
    </w:rPr>
  </w:style>
  <w:style w:type="paragraph" w:styleId="BodyText2">
    <w:name w:val="Body Text 2"/>
    <w:basedOn w:val="Normal"/>
    <w:rsid w:val="00EB0A9C"/>
  </w:style>
  <w:style w:type="paragraph" w:styleId="Header">
    <w:name w:val="header"/>
    <w:basedOn w:val="Normal"/>
    <w:rsid w:val="00EB0A9C"/>
    <w:pPr>
      <w:tabs>
        <w:tab w:val="center" w:pos="4320"/>
        <w:tab w:val="right" w:pos="8640"/>
      </w:tabs>
    </w:pPr>
  </w:style>
  <w:style w:type="paragraph" w:styleId="BodyText">
    <w:name w:val="Body Text"/>
    <w:basedOn w:val="Normal"/>
    <w:rsid w:val="00EB0A9C"/>
    <w:rPr>
      <w:b/>
    </w:rPr>
  </w:style>
  <w:style w:type="character" w:styleId="PageNumber">
    <w:name w:val="page number"/>
    <w:basedOn w:val="DefaultParagraphFont"/>
    <w:rsid w:val="00EB0A9C"/>
  </w:style>
  <w:style w:type="paragraph" w:styleId="Footer">
    <w:name w:val="footer"/>
    <w:basedOn w:val="Normal"/>
    <w:rsid w:val="00EB0A9C"/>
    <w:pPr>
      <w:tabs>
        <w:tab w:val="center" w:pos="4320"/>
        <w:tab w:val="right" w:pos="8640"/>
      </w:tabs>
    </w:pPr>
  </w:style>
  <w:style w:type="character" w:styleId="FollowedHyperlink">
    <w:name w:val="FollowedHyperlink"/>
    <w:basedOn w:val="DefaultParagraphFont"/>
    <w:rsid w:val="00EB0A9C"/>
    <w:rPr>
      <w:color w:val="800080"/>
      <w:u w:val="single"/>
    </w:rPr>
  </w:style>
  <w:style w:type="paragraph" w:styleId="TOC5">
    <w:name w:val="toc 5"/>
    <w:basedOn w:val="Normal"/>
    <w:next w:val="Normal"/>
    <w:autoRedefine/>
    <w:uiPriority w:val="39"/>
    <w:semiHidden/>
    <w:rsid w:val="000407A1"/>
    <w:pPr>
      <w:ind w:left="960"/>
    </w:pPr>
  </w:style>
  <w:style w:type="paragraph" w:styleId="TOC8">
    <w:name w:val="toc 8"/>
    <w:basedOn w:val="Normal"/>
    <w:next w:val="Normal"/>
    <w:autoRedefine/>
    <w:uiPriority w:val="39"/>
    <w:semiHidden/>
    <w:rsid w:val="000407A1"/>
    <w:pPr>
      <w:ind w:left="1680"/>
    </w:pPr>
  </w:style>
  <w:style w:type="paragraph" w:styleId="TOC9">
    <w:name w:val="toc 9"/>
    <w:basedOn w:val="Normal"/>
    <w:next w:val="Normal"/>
    <w:autoRedefine/>
    <w:uiPriority w:val="39"/>
    <w:semiHidden/>
    <w:rsid w:val="000407A1"/>
    <w:pPr>
      <w:ind w:left="1920"/>
    </w:pPr>
  </w:style>
  <w:style w:type="paragraph" w:styleId="BalloonText">
    <w:name w:val="Balloon Text"/>
    <w:basedOn w:val="Normal"/>
    <w:link w:val="BalloonTextChar"/>
    <w:uiPriority w:val="99"/>
    <w:semiHidden/>
    <w:unhideWhenUsed/>
    <w:rsid w:val="001C4304"/>
    <w:rPr>
      <w:rFonts w:ascii="Lucida Grande" w:hAnsi="Lucida Grande"/>
      <w:sz w:val="18"/>
      <w:szCs w:val="18"/>
    </w:rPr>
  </w:style>
  <w:style w:type="character" w:customStyle="1" w:styleId="BalloonTextChar">
    <w:name w:val="Balloon Text Char"/>
    <w:basedOn w:val="DefaultParagraphFont"/>
    <w:link w:val="BalloonText"/>
    <w:uiPriority w:val="99"/>
    <w:semiHidden/>
    <w:rsid w:val="001C4304"/>
    <w:rPr>
      <w:rFonts w:ascii="Lucida Grande" w:hAnsi="Lucida Grande"/>
      <w:sz w:val="18"/>
      <w:szCs w:val="18"/>
    </w:rPr>
  </w:style>
  <w:style w:type="paragraph" w:styleId="Title">
    <w:name w:val="Title"/>
    <w:basedOn w:val="Normal"/>
    <w:next w:val="Normal"/>
    <w:link w:val="TitleChar"/>
    <w:uiPriority w:val="10"/>
    <w:qFormat/>
    <w:rsid w:val="00AD635E"/>
    <w:pPr>
      <w:spacing w:before="240" w:after="60"/>
      <w:jc w:val="center"/>
      <w:outlineLvl w:val="0"/>
    </w:pPr>
    <w:rPr>
      <w:rFonts w:ascii="Calibri" w:hAnsi="Calibri"/>
      <w:b/>
      <w:bCs/>
      <w:kern w:val="28"/>
      <w:sz w:val="32"/>
      <w:szCs w:val="32"/>
    </w:rPr>
  </w:style>
  <w:style w:type="character" w:customStyle="1" w:styleId="TitleChar">
    <w:name w:val="Title Char"/>
    <w:basedOn w:val="DefaultParagraphFont"/>
    <w:link w:val="Title"/>
    <w:uiPriority w:val="10"/>
    <w:rsid w:val="00AD635E"/>
    <w:rPr>
      <w:rFonts w:ascii="Calibri" w:eastAsia="Times New Roman" w:hAnsi="Calibri" w:cs="Times New Roman"/>
      <w:b/>
      <w:bCs/>
      <w:kern w:val="28"/>
      <w:sz w:val="32"/>
      <w:szCs w:val="32"/>
    </w:rPr>
  </w:style>
  <w:style w:type="character" w:customStyle="1" w:styleId="Heading2Char">
    <w:name w:val="Heading 2 Char"/>
    <w:basedOn w:val="DefaultParagraphFont"/>
    <w:link w:val="Heading2"/>
    <w:rsid w:val="00FA1A75"/>
    <w:rPr>
      <w:rFonts w:ascii="Arial" w:hAnsi="Arial"/>
      <w:b/>
      <w:sz w:val="24"/>
    </w:rPr>
  </w:style>
  <w:style w:type="paragraph" w:styleId="ListParagraph">
    <w:name w:val="List Paragraph"/>
    <w:basedOn w:val="Normal"/>
    <w:rsid w:val="00195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4393</Words>
  <Characters>25041</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Project Name and Logo</vt:lpstr>
    </vt:vector>
  </TitlesOfParts>
  <Company>OAO Corporation</Company>
  <LinksUpToDate>false</LinksUpToDate>
  <CharactersWithSpaces>29376</CharactersWithSpaces>
  <SharedDoc>false</SharedDoc>
  <HLinks>
    <vt:vector size="54" baseType="variant">
      <vt:variant>
        <vt:i4>7012363</vt:i4>
      </vt:variant>
      <vt:variant>
        <vt:i4>2141</vt:i4>
      </vt:variant>
      <vt:variant>
        <vt:i4>1025</vt:i4>
      </vt:variant>
      <vt:variant>
        <vt:i4>1</vt:i4>
      </vt:variant>
      <vt:variant>
        <vt:lpwstr>PDS4_logo3_20090415</vt:lpwstr>
      </vt:variant>
      <vt:variant>
        <vt:lpwstr/>
      </vt:variant>
      <vt:variant>
        <vt:i4>8192068</vt:i4>
      </vt:variant>
      <vt:variant>
        <vt:i4>9326</vt:i4>
      </vt:variant>
      <vt:variant>
        <vt:i4>1026</vt:i4>
      </vt:variant>
      <vt:variant>
        <vt:i4>1</vt:i4>
      </vt:variant>
      <vt:variant>
        <vt:lpwstr>pds2010_harvest_design_context</vt:lpwstr>
      </vt:variant>
      <vt:variant>
        <vt:lpwstr/>
      </vt:variant>
      <vt:variant>
        <vt:i4>1179663</vt:i4>
      </vt:variant>
      <vt:variant>
        <vt:i4>11281</vt:i4>
      </vt:variant>
      <vt:variant>
        <vt:i4>1027</vt:i4>
      </vt:variant>
      <vt:variant>
        <vt:i4>1</vt:i4>
      </vt:variant>
      <vt:variant>
        <vt:lpwstr>pds2010_harvest_design_use_cases</vt:lpwstr>
      </vt:variant>
      <vt:variant>
        <vt:lpwstr/>
      </vt:variant>
      <vt:variant>
        <vt:i4>6488125</vt:i4>
      </vt:variant>
      <vt:variant>
        <vt:i4>19801</vt:i4>
      </vt:variant>
      <vt:variant>
        <vt:i4>1028</vt:i4>
      </vt:variant>
      <vt:variant>
        <vt:i4>1</vt:i4>
      </vt:variant>
      <vt:variant>
        <vt:lpwstr>pds2010_harvest_design_arch</vt:lpwstr>
      </vt:variant>
      <vt:variant>
        <vt:lpwstr/>
      </vt:variant>
      <vt:variant>
        <vt:i4>6488125</vt:i4>
      </vt:variant>
      <vt:variant>
        <vt:i4>19802</vt:i4>
      </vt:variant>
      <vt:variant>
        <vt:i4>1031</vt:i4>
      </vt:variant>
      <vt:variant>
        <vt:i4>1</vt:i4>
      </vt:variant>
      <vt:variant>
        <vt:lpwstr>pds2010_harvest_design_arch</vt:lpwstr>
      </vt:variant>
      <vt:variant>
        <vt:lpwstr/>
      </vt:variant>
      <vt:variant>
        <vt:i4>2818135</vt:i4>
      </vt:variant>
      <vt:variant>
        <vt:i4>23331</vt:i4>
      </vt:variant>
      <vt:variant>
        <vt:i4>1029</vt:i4>
      </vt:variant>
      <vt:variant>
        <vt:i4>1</vt:i4>
      </vt:variant>
      <vt:variant>
        <vt:lpwstr>pds2010_harvest_design_deploy1</vt:lpwstr>
      </vt:variant>
      <vt:variant>
        <vt:lpwstr/>
      </vt:variant>
      <vt:variant>
        <vt:i4>2621527</vt:i4>
      </vt:variant>
      <vt:variant>
        <vt:i4>24298</vt:i4>
      </vt:variant>
      <vt:variant>
        <vt:i4>1030</vt:i4>
      </vt:variant>
      <vt:variant>
        <vt:i4>1</vt:i4>
      </vt:variant>
      <vt:variant>
        <vt:lpwstr>pds2010_harvest_design_deploy2</vt:lpwstr>
      </vt:variant>
      <vt:variant>
        <vt:lpwstr/>
      </vt:variant>
      <vt:variant>
        <vt:i4>1704023</vt:i4>
      </vt:variant>
      <vt:variant>
        <vt:i4>24964</vt:i4>
      </vt:variant>
      <vt:variant>
        <vt:i4>1032</vt:i4>
      </vt:variant>
      <vt:variant>
        <vt:i4>1</vt:i4>
      </vt:variant>
      <vt:variant>
        <vt:lpwstr>pds2010_harvest_design_deploy</vt:lpwstr>
      </vt:variant>
      <vt:variant>
        <vt:lpwstr/>
      </vt:variant>
      <vt:variant>
        <vt:i4>2621527</vt:i4>
      </vt:variant>
      <vt:variant>
        <vt:i4>25931</vt:i4>
      </vt:variant>
      <vt:variant>
        <vt:i4>1033</vt:i4>
      </vt:variant>
      <vt:variant>
        <vt:i4>1</vt:i4>
      </vt:variant>
      <vt:variant>
        <vt:lpwstr>pds2010_harvest_design_deploy2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and Logo</dc:title>
  <dc:subject/>
  <dc:creator>Mori Khorrami</dc:creator>
  <cp:keywords/>
  <dc:description/>
  <cp:lastModifiedBy>Sean Hardman</cp:lastModifiedBy>
  <cp:revision>5</cp:revision>
  <cp:lastPrinted>2013-09-01T23:05:00Z</cp:lastPrinted>
  <dcterms:created xsi:type="dcterms:W3CDTF">2013-09-01T20:06:00Z</dcterms:created>
  <dcterms:modified xsi:type="dcterms:W3CDTF">2013-09-01T23:05:00Z</dcterms:modified>
</cp:coreProperties>
</file>